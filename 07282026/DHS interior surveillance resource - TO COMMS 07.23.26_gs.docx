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9ADA" w14:textId="1E0E1837" w:rsidR="007F7597" w:rsidRDefault="007F7597" w:rsidP="007F7597">
      <w:pPr>
        <w:spacing w:after="0"/>
        <w:rPr>
          <w:b/>
          <w:bCs/>
        </w:rPr>
      </w:pPr>
      <w:r>
        <w:rPr>
          <w:b/>
          <w:bCs/>
        </w:rPr>
        <w:t xml:space="preserve">Hed: Compilation of DHS’s Domestic </w:t>
      </w:r>
      <w:commentRangeStart w:id="0"/>
      <w:commentRangeStart w:id="1"/>
      <w:r>
        <w:rPr>
          <w:b/>
          <w:bCs/>
        </w:rPr>
        <w:t>Surveillance</w:t>
      </w:r>
      <w:ins w:id="2" w:author="Gabriella Sanchez" w:date="2026-07-24T13:31:00Z" w16du:dateUtc="2026-07-24T17:31:00Z">
        <w:r w:rsidR="00390ED8">
          <w:rPr>
            <w:b/>
            <w:bCs/>
          </w:rPr>
          <w:t xml:space="preserve"> and</w:t>
        </w:r>
      </w:ins>
      <w:ins w:id="3" w:author="Rachel Levinson-Waldman" w:date="2026-07-17T09:06:00Z" w16du:dateUtc="2026-07-17T13:06:00Z">
        <w:del w:id="4" w:author="Gabriella Sanchez" w:date="2026-07-24T13:31:00Z" w16du:dateUtc="2026-07-24T17:31:00Z">
          <w:r w:rsidR="006A1B1C" w:rsidDel="00390ED8">
            <w:rPr>
              <w:b/>
              <w:bCs/>
            </w:rPr>
            <w:delText>,</w:delText>
          </w:r>
        </w:del>
      </w:ins>
      <w:r>
        <w:rPr>
          <w:b/>
          <w:bCs/>
        </w:rPr>
        <w:t xml:space="preserve"> </w:t>
      </w:r>
      <w:ins w:id="5" w:author="Rachel Levinson-Waldman" w:date="2026-07-15T09:10:00Z" w16du:dateUtc="2026-07-15T13:10:00Z">
        <w:r w:rsidR="00A51357">
          <w:rPr>
            <w:b/>
            <w:bCs/>
          </w:rPr>
          <w:t xml:space="preserve">Data </w:t>
        </w:r>
        <w:del w:id="6" w:author="Gabriella Sanchez" w:date="2026-07-24T13:31:00Z" w16du:dateUtc="2026-07-24T17:31:00Z">
          <w:r w:rsidR="00A51357" w:rsidDel="0064279C">
            <w:rPr>
              <w:b/>
              <w:bCs/>
            </w:rPr>
            <w:delText>Collection</w:delText>
          </w:r>
        </w:del>
      </w:ins>
      <w:ins w:id="7" w:author="Rachel Levinson-Waldman" w:date="2026-07-17T09:06:00Z" w16du:dateUtc="2026-07-17T13:06:00Z">
        <w:del w:id="8" w:author="Gabriella Sanchez" w:date="2026-07-24T13:31:00Z" w16du:dateUtc="2026-07-24T17:31:00Z">
          <w:r w:rsidR="006A1B1C" w:rsidDel="0064279C">
            <w:rPr>
              <w:b/>
              <w:bCs/>
            </w:rPr>
            <w:delText>,</w:delText>
          </w:r>
        </w:del>
      </w:ins>
      <w:ins w:id="9" w:author="Rachel Levinson-Waldman" w:date="2026-07-15T09:10:00Z" w16du:dateUtc="2026-07-15T13:10:00Z">
        <w:del w:id="10" w:author="Gabriella Sanchez" w:date="2026-07-24T13:31:00Z" w16du:dateUtc="2026-07-24T17:31:00Z">
          <w:r w:rsidR="00A51357" w:rsidDel="0064279C">
            <w:rPr>
              <w:b/>
              <w:bCs/>
            </w:rPr>
            <w:delText xml:space="preserve"> </w:delText>
          </w:r>
        </w:del>
      </w:ins>
      <w:ins w:id="11" w:author="Rachel Levinson-Waldman" w:date="2026-07-15T09:12:00Z" w16du:dateUtc="2026-07-15T13:12:00Z">
        <w:del w:id="12" w:author="Gabriella Sanchez" w:date="2026-07-24T13:31:00Z" w16du:dateUtc="2026-07-24T17:31:00Z">
          <w:r w:rsidR="00A51357" w:rsidDel="0064279C">
            <w:rPr>
              <w:b/>
              <w:bCs/>
            </w:rPr>
            <w:delText xml:space="preserve">and Analytics </w:delText>
          </w:r>
        </w:del>
      </w:ins>
      <w:commentRangeEnd w:id="0"/>
      <w:del w:id="13" w:author="Gabriella Sanchez" w:date="2026-07-24T13:31:00Z" w16du:dateUtc="2026-07-24T17:31:00Z">
        <w:r w:rsidR="006A1B1C" w:rsidDel="0064279C">
          <w:rPr>
            <w:rStyle w:val="CommentReference"/>
            <w:b/>
            <w:bCs/>
            <w:sz w:val="24"/>
            <w:szCs w:val="24"/>
          </w:rPr>
          <w:commentReference w:id="0"/>
        </w:r>
      </w:del>
      <w:commentRangeEnd w:id="1"/>
      <w:r w:rsidR="00390ED8">
        <w:rPr>
          <w:rStyle w:val="CommentReference"/>
          <w:b/>
          <w:bCs/>
          <w:sz w:val="24"/>
          <w:szCs w:val="24"/>
        </w:rPr>
        <w:commentReference w:id="1"/>
      </w:r>
      <w:r>
        <w:rPr>
          <w:b/>
          <w:bCs/>
        </w:rPr>
        <w:t>Tools</w:t>
      </w:r>
    </w:p>
    <w:p w14:paraId="52B79574" w14:textId="3845808D" w:rsidR="007F7597" w:rsidRPr="007060EB" w:rsidRDefault="007F7597" w:rsidP="007F7597">
      <w:pPr>
        <w:spacing w:after="0"/>
      </w:pPr>
      <w:r w:rsidRPr="007060EB">
        <w:t xml:space="preserve">Dek: </w:t>
      </w:r>
      <w:r>
        <w:t xml:space="preserve">Fueled by a budget boom, the Department of </w:t>
      </w:r>
      <w:r w:rsidRPr="007060EB">
        <w:t xml:space="preserve">Homeland </w:t>
      </w:r>
      <w:r>
        <w:t xml:space="preserve">Security is expanding its </w:t>
      </w:r>
      <w:r w:rsidR="006A1B1C">
        <w:t xml:space="preserve">technological </w:t>
      </w:r>
      <w:r>
        <w:t xml:space="preserve">arsenal, with little oversight or transparency </w:t>
      </w:r>
      <w:del w:id="14" w:author="Gabriella Sanchez" w:date="2026-07-24T13:32:00Z" w16du:dateUtc="2026-07-24T17:32:00Z">
        <w:r w:rsidDel="00390ED8">
          <w:delText xml:space="preserve">into </w:delText>
        </w:r>
      </w:del>
      <w:ins w:id="15" w:author="Gabriella Sanchez" w:date="2026-07-24T13:32:00Z" w16du:dateUtc="2026-07-24T17:32:00Z">
        <w:r w:rsidR="00390ED8">
          <w:t>around</w:t>
        </w:r>
        <w:r w:rsidR="00390ED8">
          <w:t xml:space="preserve"> </w:t>
        </w:r>
      </w:ins>
      <w:r>
        <w:t>how these tools are used.</w:t>
      </w:r>
    </w:p>
    <w:p w14:paraId="67ED7182" w14:textId="77777777" w:rsidR="007F7597" w:rsidRPr="007060EB" w:rsidRDefault="007F7597" w:rsidP="007F7597">
      <w:pPr>
        <w:spacing w:after="0"/>
      </w:pPr>
    </w:p>
    <w:p w14:paraId="1B28776C" w14:textId="77777777" w:rsidR="007F7597" w:rsidRPr="00AE6878" w:rsidRDefault="007F7597" w:rsidP="007F7597">
      <w:pPr>
        <w:spacing w:after="0"/>
      </w:pPr>
      <w:commentRangeStart w:id="16"/>
      <w:commentRangeStart w:id="17"/>
      <w:r w:rsidRPr="007060EB">
        <w:t xml:space="preserve">By </w:t>
      </w:r>
      <w:r>
        <w:t>Rachel Levinson-Waldman and Matthew Ruppert</w:t>
      </w:r>
      <w:commentRangeEnd w:id="16"/>
      <w:r w:rsidR="00D34527" w:rsidRPr="00AE6878">
        <w:rPr>
          <w:rStyle w:val="CommentReference"/>
          <w:sz w:val="24"/>
          <w:szCs w:val="24"/>
        </w:rPr>
        <w:commentReference w:id="16"/>
      </w:r>
      <w:commentRangeEnd w:id="17"/>
      <w:r w:rsidR="00173A14" w:rsidRPr="00AE6878">
        <w:rPr>
          <w:rStyle w:val="CommentReference"/>
          <w:sz w:val="24"/>
          <w:szCs w:val="24"/>
        </w:rPr>
        <w:commentReference w:id="17"/>
      </w:r>
    </w:p>
    <w:p w14:paraId="7A7A32FD" w14:textId="77777777" w:rsidR="007F7597" w:rsidRDefault="007F7597" w:rsidP="007F7597">
      <w:pPr>
        <w:spacing w:after="0"/>
      </w:pPr>
    </w:p>
    <w:p w14:paraId="157A8B49" w14:textId="702D4ABB" w:rsidR="006911D2" w:rsidRPr="006911D2" w:rsidRDefault="006911D2" w:rsidP="007F7597">
      <w:pPr>
        <w:spacing w:after="120" w:line="278" w:lineRule="auto"/>
        <w:rPr>
          <w:ins w:id="18" w:author="Gabriella Sanchez" w:date="2026-07-24T13:46:00Z" w16du:dateUtc="2026-07-24T17:46:00Z"/>
          <w:i/>
          <w:iCs/>
          <w:rPrChange w:id="19" w:author="Gabriella Sanchez" w:date="2026-07-24T13:46:00Z" w16du:dateUtc="2026-07-24T17:46:00Z">
            <w:rPr>
              <w:ins w:id="20" w:author="Gabriella Sanchez" w:date="2026-07-24T13:46:00Z" w16du:dateUtc="2026-07-24T17:46:00Z"/>
            </w:rPr>
          </w:rPrChange>
        </w:rPr>
      </w:pPr>
      <w:ins w:id="21" w:author="Gabriella Sanchez" w:date="2026-07-24T13:46:00Z" w16du:dateUtc="2026-07-24T17:46:00Z">
        <w:r>
          <w:rPr>
            <w:i/>
            <w:iCs/>
          </w:rPr>
          <w:t xml:space="preserve">The information in the table below is current as of July TK, 2026, and will be updated </w:t>
        </w:r>
      </w:ins>
      <w:ins w:id="22" w:author="Gabriella Sanchez" w:date="2026-07-24T13:47:00Z" w16du:dateUtc="2026-07-24T17:47:00Z">
        <w:r>
          <w:rPr>
            <w:i/>
            <w:iCs/>
          </w:rPr>
          <w:t>periodically.</w:t>
        </w:r>
      </w:ins>
    </w:p>
    <w:p w14:paraId="3D02FC10" w14:textId="5943B4C3" w:rsidR="007F7597" w:rsidRPr="00D81570" w:rsidRDefault="007F7597" w:rsidP="007F7597">
      <w:pPr>
        <w:spacing w:after="120" w:line="278" w:lineRule="auto"/>
        <w:rPr>
          <w:rFonts w:ascii="Times New Roman" w:eastAsia="Times New Roman" w:hAnsi="Times New Roman" w:cs="Times New Roman"/>
          <w:color w:val="000000" w:themeColor="text1"/>
        </w:rPr>
      </w:pPr>
      <w:r>
        <w:t xml:space="preserve">For years, the Department of Homeland Security (DHS) has </w:t>
      </w:r>
      <w:del w:id="23" w:author="Gabriella Sanchez" w:date="2026-07-24T13:41:00Z" w16du:dateUtc="2026-07-24T17:41:00Z">
        <w:r w:rsidDel="00253E50">
          <w:delText xml:space="preserve">been </w:delText>
        </w:r>
      </w:del>
      <w:r>
        <w:t>acquir</w:t>
      </w:r>
      <w:ins w:id="24" w:author="Gabriella Sanchez" w:date="2026-07-24T13:41:00Z" w16du:dateUtc="2026-07-24T17:41:00Z">
        <w:r w:rsidR="00253E50">
          <w:t>ed</w:t>
        </w:r>
      </w:ins>
      <w:del w:id="25" w:author="Gabriella Sanchez" w:date="2026-07-24T13:41:00Z" w16du:dateUtc="2026-07-24T17:41:00Z">
        <w:r w:rsidDel="00253E50">
          <w:delText>ing</w:delText>
        </w:r>
      </w:del>
      <w:r>
        <w:t xml:space="preserve"> and </w:t>
      </w:r>
      <w:del w:id="26" w:author="Gabriella Sanchez" w:date="2026-07-24T13:41:00Z" w16du:dateUtc="2026-07-24T17:41:00Z">
        <w:r w:rsidDel="00253E50">
          <w:delText xml:space="preserve">deploying </w:delText>
        </w:r>
      </w:del>
      <w:ins w:id="27" w:author="Gabriella Sanchez" w:date="2026-07-24T13:41:00Z" w16du:dateUtc="2026-07-24T17:41:00Z">
        <w:r w:rsidR="00253E50">
          <w:t>deploy</w:t>
        </w:r>
        <w:r w:rsidR="00253E50">
          <w:t>ed</w:t>
        </w:r>
        <w:r w:rsidR="00253E50">
          <w:t xml:space="preserve"> </w:t>
        </w:r>
      </w:ins>
      <w:r>
        <w:t xml:space="preserve">tools to collect and analyze information about immigrants, migrants, protesters, subjects of investigations, travelers, and other members of the public. Backed by a </w:t>
      </w:r>
      <w:r w:rsidR="007C2960">
        <w:t xml:space="preserve">staggering </w:t>
      </w:r>
      <w:hyperlink r:id="rId11">
        <w:r w:rsidRPr="35531B4E">
          <w:rPr>
            <w:rStyle w:val="Hyperlink"/>
          </w:rPr>
          <w:t>budget increase</w:t>
        </w:r>
      </w:hyperlink>
      <w:r>
        <w:t xml:space="preserve">, DHS’s </w:t>
      </w:r>
      <w:r w:rsidR="00FB3DF1">
        <w:t xml:space="preserve">technological </w:t>
      </w:r>
      <w:r>
        <w:t>arsenal has only grown more expansive since the start of the second Trump administration</w:t>
      </w:r>
      <w:r w:rsidR="007C2960">
        <w:t xml:space="preserve">, </w:t>
      </w:r>
      <w:r w:rsidR="007C2960" w:rsidRPr="007C2960">
        <w:t>forming a sprawling domestic surveillance infrastructure unlike anything the country has seen before</w:t>
      </w:r>
      <w:r w:rsidRPr="00C95E42">
        <w:rPr>
          <w:rFonts w:ascii="Times New Roman" w:hAnsi="Times New Roman" w:cs="Times New Roman"/>
        </w:rPr>
        <w:t xml:space="preserve">. </w:t>
      </w:r>
    </w:p>
    <w:p w14:paraId="0277E825" w14:textId="23B1A5F6" w:rsidR="0038629C" w:rsidRPr="00CD28B1" w:rsidRDefault="007F7597"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t>T</w:t>
      </w:r>
      <w:r w:rsidR="006A1B1C" w:rsidRPr="00CD28B1">
        <w:rPr>
          <w:rFonts w:eastAsia="Times New Roman" w:cs="Times New Roman"/>
          <w:color w:val="000000" w:themeColor="text1"/>
        </w:rPr>
        <w:t>hese t</w:t>
      </w:r>
      <w:r w:rsidRPr="00CD28B1">
        <w:rPr>
          <w:rFonts w:eastAsia="Times New Roman" w:cs="Times New Roman"/>
          <w:color w:val="000000" w:themeColor="text1"/>
        </w:rPr>
        <w:t xml:space="preserve">ools include </w:t>
      </w:r>
      <w:ins w:id="28" w:author="Gabriella Sanchez" w:date="2026-07-24T13:49:00Z" w16du:dateUtc="2026-07-24T17:49:00Z">
        <w:r w:rsidR="002A7411">
          <w:rPr>
            <w:rFonts w:eastAsia="Times New Roman" w:cs="Times New Roman"/>
            <w:color w:val="000000" w:themeColor="text1"/>
          </w:rPr>
          <w:t xml:space="preserve">capabilities such as </w:t>
        </w:r>
      </w:ins>
      <w:r w:rsidRPr="00CD28B1">
        <w:rPr>
          <w:rFonts w:eastAsia="Times New Roman" w:cs="Times New Roman"/>
          <w:color w:val="000000" w:themeColor="text1"/>
        </w:rPr>
        <w:t xml:space="preserve">video surveillance </w:t>
      </w:r>
      <w:r w:rsidR="006A1B1C" w:rsidRPr="00CD28B1">
        <w:rPr>
          <w:rFonts w:eastAsia="Times New Roman" w:cs="Times New Roman"/>
          <w:color w:val="000000" w:themeColor="text1"/>
        </w:rPr>
        <w:t xml:space="preserve">via </w:t>
      </w:r>
      <w:r w:rsidRPr="00CD28B1">
        <w:rPr>
          <w:rFonts w:eastAsia="Times New Roman" w:cs="Times New Roman"/>
          <w:color w:val="000000" w:themeColor="text1"/>
        </w:rPr>
        <w:t xml:space="preserve">cameras and drones as well as </w:t>
      </w:r>
      <w:ins w:id="29" w:author="Gabriella Sanchez" w:date="2026-07-24T13:49:00Z" w16du:dateUtc="2026-07-24T17:49:00Z">
        <w:r w:rsidR="004F51D9">
          <w:rPr>
            <w:rFonts w:eastAsia="Times New Roman" w:cs="Times New Roman"/>
            <w:color w:val="000000" w:themeColor="text1"/>
          </w:rPr>
          <w:t xml:space="preserve">the </w:t>
        </w:r>
      </w:ins>
      <w:r w:rsidRPr="00CD28B1">
        <w:rPr>
          <w:rFonts w:eastAsia="Times New Roman" w:cs="Times New Roman"/>
          <w:color w:val="000000" w:themeColor="text1"/>
        </w:rPr>
        <w:t xml:space="preserve">expanded collection of biometric information, most notably via facial recognition. The </w:t>
      </w:r>
      <w:r w:rsidR="006A1B1C" w:rsidRPr="00CD28B1">
        <w:rPr>
          <w:rFonts w:eastAsia="Times New Roman" w:cs="Times New Roman"/>
          <w:color w:val="000000" w:themeColor="text1"/>
        </w:rPr>
        <w:t xml:space="preserve">department </w:t>
      </w:r>
      <w:r w:rsidRPr="00CD28B1">
        <w:rPr>
          <w:rFonts w:eastAsia="Times New Roman" w:cs="Times New Roman"/>
          <w:color w:val="000000" w:themeColor="text1"/>
        </w:rPr>
        <w:t xml:space="preserve">also obtains volumes of data from commercial data brokers and other outside entities that can be used to build exhaustive </w:t>
      </w:r>
      <w:del w:id="30" w:author="Gabriella Sanchez" w:date="2026-07-24T13:50:00Z" w16du:dateUtc="2026-07-24T17:50:00Z">
        <w:r w:rsidRPr="00CD28B1" w:rsidDel="004F51D9">
          <w:rPr>
            <w:rFonts w:eastAsia="Times New Roman" w:cs="Times New Roman"/>
            <w:color w:val="000000" w:themeColor="text1"/>
          </w:rPr>
          <w:delText xml:space="preserve">individual </w:delText>
        </w:r>
      </w:del>
      <w:r w:rsidRPr="00CD28B1">
        <w:rPr>
          <w:rFonts w:eastAsia="Times New Roman" w:cs="Times New Roman"/>
          <w:color w:val="000000" w:themeColor="text1"/>
        </w:rPr>
        <w:t>profiles</w:t>
      </w:r>
      <w:ins w:id="31" w:author="Gabriella Sanchez" w:date="2026-07-24T13:50:00Z" w16du:dateUtc="2026-07-24T17:50:00Z">
        <w:r w:rsidR="004F51D9">
          <w:rPr>
            <w:rFonts w:eastAsia="Times New Roman" w:cs="Times New Roman"/>
            <w:color w:val="000000" w:themeColor="text1"/>
          </w:rPr>
          <w:t xml:space="preserve"> on individuals</w:t>
        </w:r>
      </w:ins>
      <w:r w:rsidRPr="00CD28B1">
        <w:rPr>
          <w:rFonts w:eastAsia="Times New Roman" w:cs="Times New Roman"/>
          <w:color w:val="000000" w:themeColor="text1"/>
        </w:rPr>
        <w:t>. And it has acquired tools that</w:t>
      </w:r>
      <w:r w:rsidR="00E9586C" w:rsidRPr="00CD28B1">
        <w:rPr>
          <w:rFonts w:eastAsia="Times New Roman" w:cs="Times New Roman"/>
          <w:color w:val="000000" w:themeColor="text1"/>
        </w:rPr>
        <w:t xml:space="preserve"> can</w:t>
      </w:r>
      <w:r w:rsidRPr="00CD28B1">
        <w:rPr>
          <w:rFonts w:eastAsia="Times New Roman" w:cs="Times New Roman"/>
          <w:color w:val="000000" w:themeColor="text1"/>
        </w:rPr>
        <w:t xml:space="preserve"> </w:t>
      </w:r>
      <w:commentRangeStart w:id="32"/>
      <w:r w:rsidR="00381A94" w:rsidRPr="00CD28B1">
        <w:rPr>
          <w:rFonts w:eastAsia="Times New Roman" w:cs="Times New Roman"/>
          <w:color w:val="000000" w:themeColor="text1"/>
        </w:rPr>
        <w:t>supply</w:t>
      </w:r>
      <w:r w:rsidRPr="00CD28B1">
        <w:rPr>
          <w:rFonts w:eastAsia="Times New Roman" w:cs="Times New Roman"/>
          <w:color w:val="000000" w:themeColor="text1"/>
        </w:rPr>
        <w:t xml:space="preserve"> </w:t>
      </w:r>
      <w:commentRangeEnd w:id="32"/>
      <w:r w:rsidR="00416885" w:rsidRPr="00CD28B1">
        <w:rPr>
          <w:rStyle w:val="CommentReference"/>
          <w:rFonts w:eastAsia="Times New Roman" w:cs="Times New Roman"/>
          <w:color w:val="000000" w:themeColor="text1"/>
          <w:sz w:val="24"/>
          <w:szCs w:val="24"/>
        </w:rPr>
        <w:commentReference w:id="32"/>
      </w:r>
      <w:r w:rsidRPr="00CD28B1">
        <w:rPr>
          <w:rFonts w:eastAsia="Times New Roman" w:cs="Times New Roman"/>
          <w:color w:val="000000" w:themeColor="text1"/>
        </w:rPr>
        <w:t xml:space="preserve">detailed information on the location of people’s phones and cars, which can reveal their movements, habits, and associations. When that isn’t enough, DHS has technology to access the content of phones, including messages, contacts, and photos. The data collected with these tools feeds into </w:t>
      </w:r>
      <w:hyperlink r:id="rId12" w:history="1">
        <w:r w:rsidRPr="00CD28B1">
          <w:rPr>
            <w:rStyle w:val="Hyperlink"/>
            <w:rFonts w:eastAsia="Times New Roman" w:cs="Times New Roman"/>
          </w:rPr>
          <w:t>centralized repositories</w:t>
        </w:r>
      </w:hyperlink>
      <w:r w:rsidRPr="00CD28B1">
        <w:rPr>
          <w:rFonts w:eastAsia="Times New Roman" w:cs="Times New Roman"/>
          <w:color w:val="000000" w:themeColor="text1"/>
        </w:rPr>
        <w:t xml:space="preserve"> that </w:t>
      </w:r>
      <w:commentRangeStart w:id="33"/>
      <w:commentRangeStart w:id="34"/>
      <w:commentRangeStart w:id="35"/>
      <w:r w:rsidRPr="00CD28B1">
        <w:rPr>
          <w:rFonts w:eastAsia="Times New Roman" w:cs="Times New Roman"/>
          <w:color w:val="000000" w:themeColor="text1"/>
        </w:rPr>
        <w:t xml:space="preserve">can be searched and analyzed using AI-enabled software, generating leads, dossiers, and targets for immigration or law enforcement action. </w:t>
      </w:r>
      <w:commentRangeEnd w:id="33"/>
      <w:r w:rsidR="00416885" w:rsidRPr="00CD28B1">
        <w:rPr>
          <w:rStyle w:val="CommentReference"/>
          <w:rFonts w:eastAsia="Times New Roman" w:cs="Times New Roman"/>
          <w:color w:val="000000" w:themeColor="text1"/>
          <w:sz w:val="24"/>
          <w:szCs w:val="24"/>
        </w:rPr>
        <w:commentReference w:id="33"/>
      </w:r>
      <w:commentRangeEnd w:id="34"/>
      <w:r w:rsidR="00E9586C" w:rsidRPr="00CD28B1">
        <w:rPr>
          <w:rStyle w:val="CommentReference"/>
          <w:rFonts w:eastAsia="Times New Roman" w:cs="Times New Roman"/>
          <w:color w:val="000000" w:themeColor="text1"/>
          <w:sz w:val="24"/>
          <w:szCs w:val="24"/>
        </w:rPr>
        <w:commentReference w:id="34"/>
      </w:r>
      <w:commentRangeEnd w:id="35"/>
      <w:r w:rsidR="0053078D" w:rsidRPr="00CD28B1">
        <w:rPr>
          <w:rStyle w:val="CommentReference"/>
          <w:rFonts w:eastAsia="Times New Roman" w:cs="Times New Roman"/>
          <w:color w:val="000000" w:themeColor="text1"/>
          <w:sz w:val="24"/>
          <w:szCs w:val="24"/>
        </w:rPr>
        <w:commentReference w:id="35"/>
      </w:r>
    </w:p>
    <w:p w14:paraId="69B8A99F" w14:textId="02671687" w:rsidR="007F7597" w:rsidRPr="00CD28B1" w:rsidRDefault="0038629C"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t xml:space="preserve">While the justification for obtaining these tools is often to support criminal investigations or </w:t>
      </w:r>
      <w:hyperlink r:id="rId13">
        <w:r w:rsidRPr="00CD28B1">
          <w:rPr>
            <w:rStyle w:val="Hyperlink"/>
            <w:rFonts w:cs="Times New Roman"/>
          </w:rPr>
          <w:t>border</w:t>
        </w:r>
      </w:hyperlink>
      <w:r w:rsidRPr="00CD28B1">
        <w:rPr>
          <w:rFonts w:eastAsia="Times New Roman" w:cs="Times New Roman"/>
          <w:color w:val="000000" w:themeColor="text1"/>
        </w:rPr>
        <w:t xml:space="preserve"> security, the technology is capable of being </w:t>
      </w:r>
      <w:hyperlink r:id="rId14">
        <w:r w:rsidRPr="00CD28B1">
          <w:rPr>
            <w:rStyle w:val="Hyperlink"/>
            <w:rFonts w:cs="Times New Roman"/>
          </w:rPr>
          <w:t>turned</w:t>
        </w:r>
      </w:hyperlink>
      <w:r w:rsidRPr="00CD28B1">
        <w:rPr>
          <w:rFonts w:eastAsia="Times New Roman" w:cs="Times New Roman"/>
          <w:color w:val="000000" w:themeColor="text1"/>
        </w:rPr>
        <w:t xml:space="preserve"> </w:t>
      </w:r>
      <w:hyperlink r:id="rId15">
        <w:r w:rsidRPr="00CD28B1">
          <w:rPr>
            <w:rStyle w:val="Hyperlink"/>
            <w:rFonts w:eastAsia="Times New Roman" w:cs="Times New Roman"/>
          </w:rPr>
          <w:t>on</w:t>
        </w:r>
      </w:hyperlink>
      <w:r w:rsidRPr="00CD28B1">
        <w:rPr>
          <w:rFonts w:eastAsia="Times New Roman" w:cs="Times New Roman"/>
          <w:color w:val="000000" w:themeColor="text1"/>
        </w:rPr>
        <w:t xml:space="preserve"> anyone. </w:t>
      </w:r>
      <w:hyperlink r:id="rId16" w:history="1">
        <w:r w:rsidRPr="00CD28B1">
          <w:rPr>
            <w:rStyle w:val="Hyperlink"/>
            <w:rFonts w:eastAsia="Times New Roman" w:cs="Times New Roman"/>
          </w:rPr>
          <w:t>Immigrants</w:t>
        </w:r>
      </w:hyperlink>
      <w:r w:rsidRPr="00CD28B1">
        <w:rPr>
          <w:rFonts w:eastAsia="Times New Roman" w:cs="Times New Roman"/>
          <w:color w:val="000000" w:themeColor="text1"/>
        </w:rPr>
        <w:t xml:space="preserve"> and those participating in </w:t>
      </w:r>
      <w:hyperlink r:id="rId17" w:anchor=":~:text=social%20media%20monitoring.-,Who%20is%20harmed%20by%20social%20media%20monitoring%3F,-While%20all%20Americans" w:history="1">
        <w:r w:rsidRPr="00CD28B1">
          <w:rPr>
            <w:rStyle w:val="Hyperlink"/>
            <w:rFonts w:eastAsia="Times New Roman" w:cs="Times New Roman"/>
          </w:rPr>
          <w:t>First</w:t>
        </w:r>
      </w:hyperlink>
      <w:r w:rsidRPr="00CD28B1">
        <w:rPr>
          <w:rFonts w:eastAsia="Times New Roman" w:cs="Times New Roman"/>
          <w:color w:val="000000" w:themeColor="text1"/>
        </w:rPr>
        <w:t xml:space="preserve"> </w:t>
      </w:r>
      <w:hyperlink r:id="rId18" w:history="1">
        <w:r w:rsidRPr="00CD28B1">
          <w:rPr>
            <w:rStyle w:val="Hyperlink"/>
            <w:rFonts w:eastAsia="Times New Roman" w:cs="Times New Roman"/>
          </w:rPr>
          <w:t>Amendment–protected</w:t>
        </w:r>
      </w:hyperlink>
      <w:r w:rsidRPr="00CD28B1">
        <w:rPr>
          <w:rFonts w:eastAsia="Times New Roman" w:cs="Times New Roman"/>
          <w:color w:val="000000" w:themeColor="text1"/>
        </w:rPr>
        <w:t xml:space="preserve"> </w:t>
      </w:r>
      <w:hyperlink r:id="rId19" w:history="1">
        <w:r w:rsidRPr="00CD28B1">
          <w:rPr>
            <w:rStyle w:val="Hyperlink"/>
            <w:rFonts w:eastAsia="Times New Roman" w:cs="Times New Roman"/>
          </w:rPr>
          <w:t>activities</w:t>
        </w:r>
      </w:hyperlink>
      <w:r w:rsidRPr="00CD28B1">
        <w:rPr>
          <w:rFonts w:eastAsia="Times New Roman" w:cs="Times New Roman"/>
          <w:color w:val="000000" w:themeColor="text1"/>
        </w:rPr>
        <w:t xml:space="preserve"> </w:t>
      </w:r>
      <w:del w:id="36" w:author="Gabriella Sanchez" w:date="2026-07-24T13:51:00Z" w16du:dateUtc="2026-07-24T17:51:00Z">
        <w:r w:rsidRPr="00CD28B1" w:rsidDel="00FC0D02">
          <w:rPr>
            <w:rFonts w:cs="Times New Roman"/>
          </w:rPr>
          <w:delText>have</w:delText>
        </w:r>
        <w:r w:rsidRPr="00CD28B1" w:rsidDel="00FC0D02">
          <w:rPr>
            <w:rFonts w:eastAsia="Times New Roman" w:cs="Times New Roman"/>
            <w:color w:val="000000" w:themeColor="text1"/>
          </w:rPr>
          <w:delText xml:space="preserve"> </w:delText>
        </w:r>
        <w:commentRangeStart w:id="37"/>
        <w:commentRangeStart w:id="38"/>
        <w:commentRangeStart w:id="39"/>
        <w:r w:rsidRPr="00CD28B1" w:rsidDel="00FC0D02">
          <w:rPr>
            <w:rFonts w:eastAsia="Times New Roman" w:cs="Times New Roman"/>
            <w:color w:val="000000" w:themeColor="text1"/>
          </w:rPr>
          <w:delText>been</w:delText>
        </w:r>
      </w:del>
      <w:ins w:id="40" w:author="Gabriella Sanchez" w:date="2026-07-24T13:51:00Z" w16du:dateUtc="2026-07-24T17:51:00Z">
        <w:r w:rsidR="00FC0D02">
          <w:rPr>
            <w:rFonts w:cs="Times New Roman"/>
          </w:rPr>
          <w:t>are</w:t>
        </w:r>
      </w:ins>
      <w:r w:rsidRPr="00CD28B1">
        <w:rPr>
          <w:rFonts w:eastAsia="Times New Roman" w:cs="Times New Roman"/>
          <w:color w:val="000000" w:themeColor="text1"/>
        </w:rPr>
        <w:t xml:space="preserve"> </w:t>
      </w:r>
      <w:hyperlink r:id="rId20" w:history="1">
        <w:r w:rsidRPr="00CD28B1">
          <w:rPr>
            <w:rStyle w:val="Hyperlink"/>
            <w:rFonts w:eastAsia="Times New Roman" w:cs="Times New Roman"/>
          </w:rPr>
          <w:t>among</w:t>
        </w:r>
      </w:hyperlink>
      <w:r w:rsidRPr="00CD28B1">
        <w:rPr>
          <w:rFonts w:eastAsia="Times New Roman" w:cs="Times New Roman"/>
          <w:color w:val="000000" w:themeColor="text1"/>
        </w:rPr>
        <w:t xml:space="preserve"> the </w:t>
      </w:r>
      <w:r w:rsidRPr="00CD28B1">
        <w:rPr>
          <w:rFonts w:cs="Times New Roman"/>
        </w:rPr>
        <w:t>targets</w:t>
      </w:r>
      <w:r w:rsidRPr="00CD28B1">
        <w:rPr>
          <w:rFonts w:eastAsia="Times New Roman" w:cs="Times New Roman"/>
          <w:color w:val="000000" w:themeColor="text1"/>
        </w:rPr>
        <w:t>.</w:t>
      </w:r>
      <w:commentRangeEnd w:id="37"/>
      <w:r w:rsidRPr="00CD28B1">
        <w:rPr>
          <w:rStyle w:val="CommentReference"/>
          <w:rFonts w:eastAsia="Times New Roman" w:cs="Times New Roman"/>
          <w:color w:val="000000" w:themeColor="text1"/>
          <w:sz w:val="24"/>
          <w:szCs w:val="24"/>
        </w:rPr>
        <w:commentReference w:id="37"/>
      </w:r>
      <w:commentRangeEnd w:id="38"/>
      <w:r w:rsidR="00E9586C" w:rsidRPr="00CD28B1">
        <w:rPr>
          <w:rStyle w:val="CommentReference"/>
          <w:rFonts w:eastAsia="Times New Roman" w:cs="Times New Roman"/>
          <w:color w:val="000000" w:themeColor="text1"/>
          <w:sz w:val="24"/>
          <w:szCs w:val="24"/>
        </w:rPr>
        <w:commentReference w:id="38"/>
      </w:r>
      <w:commentRangeEnd w:id="39"/>
      <w:r w:rsidR="00D81570" w:rsidRPr="00CD28B1">
        <w:rPr>
          <w:rStyle w:val="CommentReference"/>
          <w:rFonts w:eastAsia="Times New Roman" w:cs="Times New Roman"/>
          <w:color w:val="000000" w:themeColor="text1"/>
          <w:sz w:val="24"/>
          <w:szCs w:val="24"/>
        </w:rPr>
        <w:commentReference w:id="39"/>
      </w:r>
      <w:r w:rsidRPr="00CD28B1">
        <w:rPr>
          <w:rFonts w:eastAsia="Times New Roman" w:cs="Times New Roman"/>
          <w:color w:val="000000" w:themeColor="text1"/>
        </w:rPr>
        <w:t xml:space="preserve"> </w:t>
      </w:r>
      <w:r w:rsidR="0083091D">
        <w:rPr>
          <w:rFonts w:eastAsia="Times New Roman" w:cs="Times New Roman"/>
          <w:color w:val="000000" w:themeColor="text1"/>
        </w:rPr>
        <w:t xml:space="preserve">It is worth noting that DHS policies typically prohibit taking action solely on the basis of constitutionally protected activities like speech, association, or dissent, and DHS leadership has </w:t>
      </w:r>
      <w:hyperlink r:id="rId21" w:history="1">
        <w:r w:rsidR="0083091D" w:rsidRPr="0083091D">
          <w:rPr>
            <w:rStyle w:val="Hyperlink"/>
            <w:rFonts w:eastAsia="Times New Roman" w:cs="Times New Roman"/>
          </w:rPr>
          <w:t>stated</w:t>
        </w:r>
      </w:hyperlink>
      <w:r w:rsidR="0083091D">
        <w:rPr>
          <w:rFonts w:eastAsia="Times New Roman" w:cs="Times New Roman"/>
          <w:color w:val="000000" w:themeColor="text1"/>
        </w:rPr>
        <w:t xml:space="preserve"> to Congress that it is committed to protecting </w:t>
      </w:r>
      <w:ins w:id="41" w:author="Gabriella Sanchez" w:date="2026-07-24T13:51:00Z" w16du:dateUtc="2026-07-24T17:51:00Z">
        <w:r w:rsidR="00FC0D02">
          <w:rPr>
            <w:rFonts w:eastAsia="Times New Roman" w:cs="Times New Roman"/>
            <w:color w:val="000000" w:themeColor="text1"/>
          </w:rPr>
          <w:t>c</w:t>
        </w:r>
      </w:ins>
      <w:del w:id="42" w:author="Gabriella Sanchez" w:date="2026-07-24T13:51:00Z" w16du:dateUtc="2026-07-24T17:51:00Z">
        <w:r w:rsidR="0083091D" w:rsidDel="00FC0D02">
          <w:rPr>
            <w:rFonts w:eastAsia="Times New Roman" w:cs="Times New Roman"/>
            <w:color w:val="000000" w:themeColor="text1"/>
          </w:rPr>
          <w:delText>C</w:delText>
        </w:r>
      </w:del>
      <w:r w:rsidR="0083091D">
        <w:rPr>
          <w:rFonts w:eastAsia="Times New Roman" w:cs="Times New Roman"/>
          <w:color w:val="000000" w:themeColor="text1"/>
        </w:rPr>
        <w:t xml:space="preserve">onstitutional rights. </w:t>
      </w:r>
      <w:r w:rsidR="00303FD6">
        <w:rPr>
          <w:rFonts w:eastAsia="Times New Roman" w:cs="Times New Roman"/>
          <w:color w:val="000000" w:themeColor="text1"/>
        </w:rPr>
        <w:t xml:space="preserve">Even that statement left significant </w:t>
      </w:r>
      <w:hyperlink r:id="rId22" w:history="1">
        <w:r w:rsidR="00303FD6" w:rsidRPr="00303FD6">
          <w:rPr>
            <w:rStyle w:val="Hyperlink"/>
            <w:rFonts w:eastAsia="Times New Roman" w:cs="Times New Roman"/>
          </w:rPr>
          <w:t>ambiguity</w:t>
        </w:r>
      </w:hyperlink>
      <w:r w:rsidR="00303FD6">
        <w:rPr>
          <w:rFonts w:eastAsia="Times New Roman" w:cs="Times New Roman"/>
          <w:color w:val="000000" w:themeColor="text1"/>
        </w:rPr>
        <w:t xml:space="preserve">, however, and the articles listed in the </w:t>
      </w:r>
      <w:del w:id="43" w:author="Gabriella Sanchez" w:date="2026-07-24T13:51:00Z" w16du:dateUtc="2026-07-24T17:51:00Z">
        <w:r w:rsidR="00303FD6" w:rsidDel="00BA09CA">
          <w:rPr>
            <w:rFonts w:eastAsia="Times New Roman" w:cs="Times New Roman"/>
            <w:color w:val="000000" w:themeColor="text1"/>
          </w:rPr>
          <w:delText xml:space="preserve">resource </w:delText>
        </w:r>
      </w:del>
      <w:ins w:id="44" w:author="Gabriella Sanchez" w:date="2026-07-24T13:51:00Z" w16du:dateUtc="2026-07-24T17:51:00Z">
        <w:r w:rsidR="00BA09CA">
          <w:rPr>
            <w:rFonts w:eastAsia="Times New Roman" w:cs="Times New Roman"/>
            <w:color w:val="000000" w:themeColor="text1"/>
          </w:rPr>
          <w:t>table</w:t>
        </w:r>
        <w:r w:rsidR="00BA09CA">
          <w:rPr>
            <w:rFonts w:eastAsia="Times New Roman" w:cs="Times New Roman"/>
            <w:color w:val="000000" w:themeColor="text1"/>
          </w:rPr>
          <w:t xml:space="preserve"> </w:t>
        </w:r>
      </w:ins>
      <w:r w:rsidR="00303FD6">
        <w:rPr>
          <w:rFonts w:eastAsia="Times New Roman" w:cs="Times New Roman"/>
          <w:color w:val="000000" w:themeColor="text1"/>
        </w:rPr>
        <w:t>below strongly indicate that the department has expanded its targeting of protesters</w:t>
      </w:r>
      <w:r w:rsidR="007D7B37">
        <w:rPr>
          <w:rFonts w:eastAsia="Times New Roman" w:cs="Times New Roman"/>
          <w:color w:val="000000" w:themeColor="text1"/>
        </w:rPr>
        <w:t xml:space="preserve">, whether in violation of its own policies or </w:t>
      </w:r>
      <w:r w:rsidR="00FB3DF1">
        <w:rPr>
          <w:rFonts w:eastAsia="Times New Roman" w:cs="Times New Roman"/>
          <w:color w:val="000000" w:themeColor="text1"/>
        </w:rPr>
        <w:t>through</w:t>
      </w:r>
      <w:r w:rsidR="007D7B37">
        <w:rPr>
          <w:rFonts w:eastAsia="Times New Roman" w:cs="Times New Roman"/>
          <w:color w:val="000000" w:themeColor="text1"/>
        </w:rPr>
        <w:t xml:space="preserve"> creative </w:t>
      </w:r>
      <w:r w:rsidR="00FB3DF1">
        <w:rPr>
          <w:rFonts w:eastAsia="Times New Roman" w:cs="Times New Roman"/>
          <w:color w:val="000000" w:themeColor="text1"/>
        </w:rPr>
        <w:t xml:space="preserve">arguments </w:t>
      </w:r>
      <w:del w:id="45" w:author="Gabriella Sanchez" w:date="2026-07-27T11:17:00Z" w16du:dateUtc="2026-07-27T15:17:00Z">
        <w:r w:rsidR="00FB3DF1" w:rsidDel="002E418D">
          <w:rPr>
            <w:rFonts w:eastAsia="Times New Roman" w:cs="Times New Roman"/>
            <w:color w:val="000000" w:themeColor="text1"/>
          </w:rPr>
          <w:delText xml:space="preserve">or </w:delText>
        </w:r>
      </w:del>
      <w:ins w:id="46" w:author="Gabriella Sanchez" w:date="2026-07-27T11:17:00Z" w16du:dateUtc="2026-07-27T15:17:00Z">
        <w:r w:rsidR="002E418D">
          <w:rPr>
            <w:rFonts w:eastAsia="Times New Roman" w:cs="Times New Roman"/>
            <w:color w:val="000000" w:themeColor="text1"/>
          </w:rPr>
          <w:t>and</w:t>
        </w:r>
        <w:r w:rsidR="002E418D">
          <w:rPr>
            <w:rFonts w:eastAsia="Times New Roman" w:cs="Times New Roman"/>
            <w:color w:val="000000" w:themeColor="text1"/>
          </w:rPr>
          <w:t xml:space="preserve"> </w:t>
        </w:r>
      </w:ins>
      <w:r w:rsidR="007D7B37">
        <w:rPr>
          <w:rFonts w:eastAsia="Times New Roman" w:cs="Times New Roman"/>
          <w:color w:val="000000" w:themeColor="text1"/>
        </w:rPr>
        <w:t xml:space="preserve">loopholes. </w:t>
      </w:r>
      <w:r w:rsidR="00303FD6">
        <w:rPr>
          <w:rFonts w:eastAsia="Times New Roman" w:cs="Times New Roman"/>
          <w:color w:val="000000" w:themeColor="text1"/>
        </w:rPr>
        <w:t xml:space="preserve">  </w:t>
      </w:r>
    </w:p>
    <w:p w14:paraId="25B5B0DE" w14:textId="59E43224" w:rsidR="006259CA" w:rsidRPr="00CD28B1" w:rsidRDefault="006259CA"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t>[BUTTON: JUMP TO THE TABLE]</w:t>
      </w:r>
    </w:p>
    <w:p w14:paraId="6C50234F" w14:textId="45A2E8ED" w:rsidR="007F7597" w:rsidRPr="00CD28B1" w:rsidRDefault="007F7597" w:rsidP="007F7597">
      <w:pPr>
        <w:spacing w:after="120" w:line="278" w:lineRule="auto"/>
      </w:pPr>
      <w:r w:rsidRPr="00CD28B1">
        <w:rPr>
          <w:rFonts w:eastAsia="Times New Roman" w:cs="Times New Roman"/>
          <w:color w:val="000000" w:themeColor="text1"/>
        </w:rPr>
        <w:lastRenderedPageBreak/>
        <w:t xml:space="preserve">This resource divides </w:t>
      </w:r>
      <w:r w:rsidR="001E3C57" w:rsidRPr="00CD28B1">
        <w:rPr>
          <w:rFonts w:eastAsia="Times New Roman" w:cs="Times New Roman"/>
          <w:color w:val="000000" w:themeColor="text1"/>
        </w:rPr>
        <w:t xml:space="preserve">the </w:t>
      </w:r>
      <w:r w:rsidRPr="00CD28B1">
        <w:rPr>
          <w:rFonts w:eastAsia="Times New Roman" w:cs="Times New Roman"/>
          <w:color w:val="000000" w:themeColor="text1"/>
        </w:rPr>
        <w:t xml:space="preserve">data </w:t>
      </w:r>
      <w:r w:rsidR="00925AC1" w:rsidRPr="00CD28B1">
        <w:rPr>
          <w:rFonts w:eastAsia="Times New Roman" w:cs="Times New Roman"/>
          <w:color w:val="000000" w:themeColor="text1"/>
        </w:rPr>
        <w:t xml:space="preserve">collection and </w:t>
      </w:r>
      <w:r w:rsidRPr="00CD28B1">
        <w:rPr>
          <w:rFonts w:eastAsia="Times New Roman" w:cs="Times New Roman"/>
          <w:color w:val="000000" w:themeColor="text1"/>
        </w:rPr>
        <w:t>exploitation capabilities</w:t>
      </w:r>
      <w:r w:rsidR="001E3C57" w:rsidRPr="00CD28B1">
        <w:rPr>
          <w:rFonts w:eastAsia="Times New Roman" w:cs="Times New Roman"/>
          <w:color w:val="000000" w:themeColor="text1"/>
        </w:rPr>
        <w:t xml:space="preserve"> that DHS has developed or acquired to facilitate its operations in the interior of the country</w:t>
      </w:r>
      <w:r w:rsidRPr="00CD28B1">
        <w:rPr>
          <w:rFonts w:eastAsia="Times New Roman" w:cs="Times New Roman"/>
          <w:color w:val="000000" w:themeColor="text1"/>
        </w:rPr>
        <w:t xml:space="preserve"> into six categories: video surveillance, biometrics, location tracking, access to phone content, data purchases, and data analytics.</w:t>
      </w:r>
      <w:r w:rsidR="00486227" w:rsidRPr="00CD28B1">
        <w:rPr>
          <w:rFonts w:eastAsia="Times New Roman" w:cs="Times New Roman"/>
          <w:color w:val="000000" w:themeColor="text1"/>
        </w:rPr>
        <w:t xml:space="preserve"> The total spending on each category is depicted in the figure below.</w:t>
      </w:r>
      <w:r w:rsidRPr="00CD28B1">
        <w:rPr>
          <w:rFonts w:eastAsia="Times New Roman" w:cs="Times New Roman"/>
          <w:color w:val="000000" w:themeColor="text1"/>
        </w:rPr>
        <w:t xml:space="preserve"> </w:t>
      </w:r>
    </w:p>
    <w:p w14:paraId="596772C7" w14:textId="77777777" w:rsidR="007F7597" w:rsidRDefault="007F7597" w:rsidP="007F7597">
      <w:pPr>
        <w:spacing w:after="120" w:line="278" w:lineRule="auto"/>
        <w:rPr>
          <w:rFonts w:ascii="Times New Roman" w:eastAsia="Times New Roman" w:hAnsi="Times New Roman" w:cs="Times New Roman"/>
          <w:color w:val="000000" w:themeColor="text1"/>
        </w:rPr>
      </w:pPr>
      <w:commentRangeStart w:id="47"/>
      <w:r>
        <w:rPr>
          <w:rFonts w:ascii="Times New Roman" w:eastAsia="Times New Roman" w:hAnsi="Times New Roman" w:cs="Times New Roman"/>
          <w:noProof/>
          <w:color w:val="000000" w:themeColor="text1"/>
        </w:rPr>
        <w:drawing>
          <wp:inline distT="0" distB="0" distL="0" distR="0" wp14:anchorId="60BA5913" wp14:editId="19FA9570">
            <wp:extent cx="5501670" cy="4601183"/>
            <wp:effectExtent l="0" t="0" r="0" b="0"/>
            <wp:docPr id="97437661" name="Picture 2" descr="The image displays a bar chart illustrating the total contract obligations of the Department of Homeland Security (DHS) across various categories such as video, biometrics, location, data analytics, surveillance, tracking, and phone content, with the largest obligations being in video and bio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661" name="Picture 2" descr="The image displays a bar chart illustrating the total contract obligations of the Department of Homeland Security (DHS) across various categories such as video, biometrics, location, data analytics, surveillance, tracking, and phone content, with the largest obligations being in video and biometric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13718" cy="4611259"/>
                    </a:xfrm>
                    <a:prstGeom prst="rect">
                      <a:avLst/>
                    </a:prstGeom>
                  </pic:spPr>
                </pic:pic>
              </a:graphicData>
            </a:graphic>
          </wp:inline>
        </w:drawing>
      </w:r>
      <w:commentRangeEnd w:id="47"/>
      <w:r w:rsidR="004C0562">
        <w:rPr>
          <w:rStyle w:val="CommentReference"/>
          <w:rFonts w:ascii="Times New Roman" w:eastAsia="Times New Roman" w:hAnsi="Times New Roman" w:cs="Times New Roman"/>
          <w:color w:val="000000" w:themeColor="text1"/>
          <w:sz w:val="24"/>
          <w:szCs w:val="24"/>
        </w:rPr>
        <w:commentReference w:id="47"/>
      </w:r>
    </w:p>
    <w:p w14:paraId="63359AD1" w14:textId="5C65672C" w:rsidR="00713916" w:rsidRPr="00CD28B1" w:rsidRDefault="00486227" w:rsidP="00486227">
      <w:pPr>
        <w:spacing w:after="120" w:line="278" w:lineRule="auto"/>
      </w:pPr>
      <w:r w:rsidRPr="00CD28B1">
        <w:rPr>
          <w:rFonts w:eastAsia="Times New Roman" w:cs="Times New Roman"/>
          <w:color w:val="000000" w:themeColor="text1"/>
        </w:rPr>
        <w:t xml:space="preserve">For each type of tool, the table below </w:t>
      </w:r>
      <w:r w:rsidRPr="00CD28B1">
        <w:rPr>
          <w:rFonts w:cs="Times New Roman"/>
        </w:rPr>
        <w:t>details</w:t>
      </w:r>
      <w:r w:rsidRPr="00CD28B1">
        <w:t xml:space="preserve"> </w:t>
      </w:r>
      <w:r w:rsidRPr="00CD28B1">
        <w:rPr>
          <w:rFonts w:eastAsia="Times New Roman" w:cs="Times New Roman"/>
          <w:color w:val="000000" w:themeColor="text1"/>
        </w:rPr>
        <w:t xml:space="preserve">the vendors </w:t>
      </w:r>
      <w:r w:rsidR="000511A9" w:rsidRPr="00CD28B1">
        <w:rPr>
          <w:rFonts w:eastAsia="Times New Roman" w:cs="Times New Roman"/>
          <w:color w:val="000000" w:themeColor="text1"/>
        </w:rPr>
        <w:t xml:space="preserve">with which </w:t>
      </w:r>
      <w:r w:rsidRPr="00CD28B1">
        <w:rPr>
          <w:rFonts w:eastAsia="Times New Roman" w:cs="Times New Roman"/>
          <w:color w:val="000000" w:themeColor="text1"/>
        </w:rPr>
        <w:t>DHS</w:t>
      </w:r>
      <w:r w:rsidR="000511A9" w:rsidRPr="00CD28B1">
        <w:rPr>
          <w:rFonts w:eastAsia="Times New Roman" w:cs="Times New Roman"/>
          <w:color w:val="000000" w:themeColor="text1"/>
        </w:rPr>
        <w:t xml:space="preserve"> has contracted, </w:t>
      </w:r>
      <w:r w:rsidRPr="00CD28B1">
        <w:rPr>
          <w:rFonts w:eastAsia="Times New Roman" w:cs="Times New Roman"/>
          <w:color w:val="000000" w:themeColor="text1"/>
        </w:rPr>
        <w:t xml:space="preserve">the DHS subcomponents involved in each contract, </w:t>
      </w:r>
      <w:r w:rsidR="007A1F7A">
        <w:rPr>
          <w:rFonts w:eastAsia="Times New Roman" w:cs="Times New Roman"/>
          <w:color w:val="000000" w:themeColor="text1"/>
        </w:rPr>
        <w:t>the amounts spent or promised</w:t>
      </w:r>
      <w:r w:rsidR="007D2C5D" w:rsidRPr="00CD28B1">
        <w:rPr>
          <w:rFonts w:eastAsia="Times New Roman" w:cs="Times New Roman"/>
          <w:color w:val="000000" w:themeColor="text1"/>
        </w:rPr>
        <w:t xml:space="preserve">, </w:t>
      </w:r>
      <w:r w:rsidRPr="00CD28B1">
        <w:rPr>
          <w:rFonts w:eastAsia="Times New Roman" w:cs="Times New Roman"/>
          <w:color w:val="000000" w:themeColor="text1"/>
        </w:rPr>
        <w:t xml:space="preserve">the DHS policies governing </w:t>
      </w:r>
      <w:r w:rsidR="000511A9" w:rsidRPr="00CD28B1">
        <w:rPr>
          <w:rFonts w:eastAsia="Times New Roman" w:cs="Times New Roman"/>
          <w:color w:val="000000" w:themeColor="text1"/>
        </w:rPr>
        <w:t>the technology’s</w:t>
      </w:r>
      <w:r w:rsidRPr="00CD28B1">
        <w:rPr>
          <w:rFonts w:eastAsia="Times New Roman" w:cs="Times New Roman"/>
          <w:color w:val="000000" w:themeColor="text1"/>
        </w:rPr>
        <w:t xml:space="preserve"> use, </w:t>
      </w:r>
      <w:r w:rsidR="009C6B35" w:rsidRPr="00CD28B1">
        <w:rPr>
          <w:rFonts w:eastAsia="Times New Roman" w:cs="Times New Roman"/>
          <w:color w:val="000000" w:themeColor="text1"/>
        </w:rPr>
        <w:t xml:space="preserve">and </w:t>
      </w:r>
      <w:r w:rsidRPr="00CD28B1">
        <w:rPr>
          <w:rFonts w:eastAsia="Times New Roman" w:cs="Times New Roman"/>
          <w:color w:val="000000" w:themeColor="text1"/>
        </w:rPr>
        <w:t>news articles and reports about the technologies</w:t>
      </w:r>
      <w:ins w:id="48" w:author="Gabriella Sanchez" w:date="2026-07-24T13:53:00Z" w16du:dateUtc="2026-07-24T17:53:00Z">
        <w:r w:rsidR="0036046C">
          <w:rPr>
            <w:rFonts w:eastAsia="Times New Roman" w:cs="Times New Roman"/>
            <w:color w:val="000000" w:themeColor="text1"/>
          </w:rPr>
          <w:t>.</w:t>
        </w:r>
      </w:ins>
      <w:del w:id="49" w:author="Gabriella Sanchez" w:date="2026-07-24T13:53:00Z" w16du:dateUtc="2026-07-24T17:53:00Z">
        <w:r w:rsidRPr="00CD28B1" w:rsidDel="0036046C">
          <w:rPr>
            <w:rFonts w:eastAsia="Times New Roman" w:cs="Times New Roman"/>
            <w:color w:val="000000" w:themeColor="text1"/>
          </w:rPr>
          <w:delText>,</w:delText>
        </w:r>
      </w:del>
      <w:r w:rsidRPr="00CD28B1">
        <w:rPr>
          <w:rFonts w:eastAsia="Times New Roman" w:cs="Times New Roman"/>
          <w:color w:val="000000" w:themeColor="text1"/>
        </w:rPr>
        <w:t xml:space="preserve"> </w:t>
      </w:r>
      <w:del w:id="50" w:author="Gabriella Sanchez" w:date="2026-07-24T13:53:00Z" w16du:dateUtc="2026-07-24T17:53:00Z">
        <w:r w:rsidR="009C6B35" w:rsidRPr="00CD28B1" w:rsidDel="0036046C">
          <w:rPr>
            <w:rFonts w:eastAsia="Times New Roman" w:cs="Times New Roman"/>
            <w:color w:val="000000" w:themeColor="text1"/>
          </w:rPr>
          <w:delText>as well as</w:delText>
        </w:r>
      </w:del>
      <w:ins w:id="51" w:author="Gabriella Sanchez" w:date="2026-07-24T13:53:00Z" w16du:dateUtc="2026-07-24T17:53:00Z">
        <w:r w:rsidR="0036046C">
          <w:rPr>
            <w:rFonts w:eastAsia="Times New Roman" w:cs="Times New Roman"/>
            <w:color w:val="000000" w:themeColor="text1"/>
          </w:rPr>
          <w:t xml:space="preserve">It also </w:t>
        </w:r>
      </w:ins>
      <w:ins w:id="52" w:author="Gabriella Sanchez" w:date="2026-07-27T11:18:00Z" w16du:dateUtc="2026-07-27T15:18:00Z">
        <w:r w:rsidR="00E54A9D">
          <w:rPr>
            <w:rFonts w:eastAsia="Times New Roman" w:cs="Times New Roman"/>
            <w:color w:val="000000" w:themeColor="text1"/>
          </w:rPr>
          <w:t>highlight</w:t>
        </w:r>
      </w:ins>
      <w:ins w:id="53" w:author="Gabriella Sanchez" w:date="2026-07-24T13:53:00Z" w16du:dateUtc="2026-07-24T17:53:00Z">
        <w:r w:rsidR="0036046C">
          <w:rPr>
            <w:rFonts w:eastAsia="Times New Roman" w:cs="Times New Roman"/>
            <w:color w:val="000000" w:themeColor="text1"/>
          </w:rPr>
          <w:t>s</w:t>
        </w:r>
      </w:ins>
      <w:r w:rsidR="009C6B35" w:rsidRPr="00CD28B1">
        <w:rPr>
          <w:rFonts w:eastAsia="Times New Roman" w:cs="Times New Roman"/>
          <w:color w:val="000000" w:themeColor="text1"/>
        </w:rPr>
        <w:t xml:space="preserve"> </w:t>
      </w:r>
      <w:r w:rsidRPr="00CD28B1">
        <w:rPr>
          <w:rFonts w:eastAsia="Times New Roman" w:cs="Times New Roman"/>
          <w:color w:val="000000" w:themeColor="text1"/>
        </w:rPr>
        <w:t xml:space="preserve">relevant entries in DHS’s public </w:t>
      </w:r>
      <w:hyperlink r:id="rId24">
        <w:r w:rsidRPr="00CD28B1">
          <w:rPr>
            <w:rStyle w:val="Hyperlink"/>
            <w:rFonts w:cs="Times New Roman"/>
          </w:rPr>
          <w:t>AI use case inventory</w:t>
        </w:r>
      </w:hyperlink>
      <w:r w:rsidRPr="00CD28B1">
        <w:rPr>
          <w:rFonts w:cs="Times New Roman"/>
        </w:rPr>
        <w:t xml:space="preserve">, although the inventory discloses just a </w:t>
      </w:r>
      <w:hyperlink r:id="rId25" w:anchor="document/p72" w:history="1">
        <w:r w:rsidRPr="00CD28B1">
          <w:rPr>
            <w:rStyle w:val="Hyperlink"/>
            <w:rFonts w:cs="Times New Roman"/>
          </w:rPr>
          <w:t>portion</w:t>
        </w:r>
      </w:hyperlink>
      <w:r w:rsidRPr="00CD28B1">
        <w:rPr>
          <w:rFonts w:cs="Times New Roman"/>
        </w:rPr>
        <w:t xml:space="preserve"> of the ways the department uses AI. </w:t>
      </w:r>
      <w:r w:rsidR="00787639" w:rsidRPr="00CD28B1">
        <w:rPr>
          <w:rFonts w:cs="Times New Roman"/>
        </w:rPr>
        <w:t>A</w:t>
      </w:r>
      <w:r w:rsidR="00787639" w:rsidRPr="00CD28B1">
        <w:rPr>
          <w:rFonts w:eastAsia="Times New Roman" w:cs="Times New Roman"/>
          <w:color w:val="000000" w:themeColor="text1"/>
        </w:rPr>
        <w:t xml:space="preserve"> detailed breakdown of every contract included in this analysis is available</w:t>
      </w:r>
      <w:commentRangeStart w:id="54"/>
      <w:r w:rsidR="00787639" w:rsidRPr="00CD28B1">
        <w:rPr>
          <w:rFonts w:eastAsia="Times New Roman" w:cs="Times New Roman"/>
          <w:color w:val="000000" w:themeColor="text1"/>
        </w:rPr>
        <w:t xml:space="preserve"> </w:t>
      </w:r>
      <w:hyperlink r:id="rId26">
        <w:r w:rsidR="00787639" w:rsidRPr="00CD28B1">
          <w:rPr>
            <w:rStyle w:val="Hyperlink"/>
          </w:rPr>
          <w:t>here</w:t>
        </w:r>
      </w:hyperlink>
      <w:commentRangeEnd w:id="54"/>
      <w:r w:rsidR="00787639" w:rsidRPr="00CD28B1">
        <w:rPr>
          <w:rStyle w:val="CommentReference"/>
          <w:rFonts w:cs="Times New Roman"/>
          <w:sz w:val="24"/>
          <w:szCs w:val="24"/>
        </w:rPr>
        <w:commentReference w:id="54"/>
      </w:r>
      <w:r w:rsidR="00787639" w:rsidRPr="00CD28B1">
        <w:rPr>
          <w:rFonts w:cs="Times New Roman"/>
        </w:rPr>
        <w:t>, and the</w:t>
      </w:r>
      <w:r w:rsidR="00FB43FB" w:rsidRPr="00CD28B1">
        <w:rPr>
          <w:rFonts w:cs="Times New Roman"/>
        </w:rPr>
        <w:t xml:space="preserve"> methodology </w:t>
      </w:r>
      <w:del w:id="55" w:author="Gabriella Sanchez" w:date="2026-07-24T13:53:00Z" w16du:dateUtc="2026-07-24T17:53:00Z">
        <w:r w:rsidR="00FB43FB" w:rsidRPr="00CD28B1" w:rsidDel="00050E16">
          <w:rPr>
            <w:rFonts w:cs="Times New Roman"/>
          </w:rPr>
          <w:delText>by which we</w:delText>
        </w:r>
      </w:del>
      <w:ins w:id="56" w:author="Gabriella Sanchez" w:date="2026-07-24T13:53:00Z" w16du:dateUtc="2026-07-24T17:53:00Z">
        <w:r w:rsidR="00050E16">
          <w:rPr>
            <w:rFonts w:cs="Times New Roman"/>
          </w:rPr>
          <w:t>used to</w:t>
        </w:r>
      </w:ins>
      <w:r w:rsidR="00FB43FB" w:rsidRPr="00CD28B1">
        <w:rPr>
          <w:rFonts w:cs="Times New Roman"/>
        </w:rPr>
        <w:t xml:space="preserve"> obtain</w:t>
      </w:r>
      <w:del w:id="57" w:author="Gabriella Sanchez" w:date="2026-07-24T13:53:00Z" w16du:dateUtc="2026-07-24T17:53:00Z">
        <w:r w:rsidR="00FB43FB" w:rsidRPr="00CD28B1" w:rsidDel="00050E16">
          <w:rPr>
            <w:rFonts w:cs="Times New Roman"/>
          </w:rPr>
          <w:delText>ed</w:delText>
        </w:r>
      </w:del>
      <w:r w:rsidR="00FB43FB" w:rsidRPr="00CD28B1">
        <w:rPr>
          <w:rFonts w:cs="Times New Roman"/>
        </w:rPr>
        <w:t xml:space="preserve"> the data is </w:t>
      </w:r>
      <w:ins w:id="58" w:author="Gabriella Sanchez" w:date="2026-07-24T13:53:00Z" w16du:dateUtc="2026-07-24T17:53:00Z">
        <w:r w:rsidR="00050E16">
          <w:rPr>
            <w:rFonts w:cs="Times New Roman"/>
          </w:rPr>
          <w:t xml:space="preserve">explained </w:t>
        </w:r>
      </w:ins>
      <w:r w:rsidR="00FB43FB" w:rsidRPr="00CD28B1">
        <w:rPr>
          <w:rFonts w:cs="Times New Roman"/>
        </w:rPr>
        <w:t xml:space="preserve">at the </w:t>
      </w:r>
      <w:del w:id="59" w:author="Gabriella Sanchez" w:date="2026-07-24T13:53:00Z" w16du:dateUtc="2026-07-24T17:53:00Z">
        <w:r w:rsidR="00FB43FB" w:rsidRPr="00CD28B1" w:rsidDel="00050E16">
          <w:rPr>
            <w:rFonts w:cs="Times New Roman"/>
          </w:rPr>
          <w:delText>bottom</w:delText>
        </w:r>
      </w:del>
      <w:ins w:id="60" w:author="Gabriella Sanchez" w:date="2026-07-24T13:53:00Z" w16du:dateUtc="2026-07-24T17:53:00Z">
        <w:r w:rsidR="00050E16">
          <w:rPr>
            <w:rFonts w:cs="Times New Roman"/>
          </w:rPr>
          <w:t>end of this resource</w:t>
        </w:r>
      </w:ins>
      <w:r w:rsidR="00FB43FB" w:rsidRPr="00CD28B1">
        <w:t xml:space="preserve">. </w:t>
      </w:r>
    </w:p>
    <w:p w14:paraId="70AB177A" w14:textId="5E6781DC" w:rsidR="007F7597" w:rsidRPr="00CD28B1" w:rsidRDefault="00486227" w:rsidP="007F7597">
      <w:pPr>
        <w:spacing w:after="120" w:line="278" w:lineRule="auto"/>
      </w:pPr>
      <w:r w:rsidRPr="00CD28B1">
        <w:rPr>
          <w:rFonts w:eastAsia="Times New Roman" w:cs="Times New Roman"/>
          <w:color w:val="000000" w:themeColor="text1"/>
        </w:rPr>
        <w:t xml:space="preserve">As </w:t>
      </w:r>
      <w:r w:rsidR="00FB43FB" w:rsidRPr="00CD28B1">
        <w:rPr>
          <w:rFonts w:eastAsia="Times New Roman" w:cs="Times New Roman"/>
          <w:color w:val="000000" w:themeColor="text1"/>
        </w:rPr>
        <w:t>the table</w:t>
      </w:r>
      <w:r w:rsidRPr="00CD28B1">
        <w:rPr>
          <w:rFonts w:eastAsia="Times New Roman" w:cs="Times New Roman"/>
          <w:color w:val="000000" w:themeColor="text1"/>
        </w:rPr>
        <w:t xml:space="preserve"> details, </w:t>
      </w:r>
      <w:del w:id="61" w:author="Gabriella Sanchez" w:date="2026-07-24T13:53:00Z" w16du:dateUtc="2026-07-24T17:53:00Z">
        <w:r w:rsidRPr="00CD28B1" w:rsidDel="00050E16">
          <w:rPr>
            <w:rFonts w:eastAsia="Times New Roman" w:cs="Times New Roman"/>
            <w:color w:val="000000" w:themeColor="text1"/>
          </w:rPr>
          <w:delText>the agency</w:delText>
        </w:r>
      </w:del>
      <w:ins w:id="62" w:author="Gabriella Sanchez" w:date="2026-07-24T13:53:00Z" w16du:dateUtc="2026-07-24T17:53:00Z">
        <w:r w:rsidR="00050E16">
          <w:rPr>
            <w:rFonts w:eastAsia="Times New Roman" w:cs="Times New Roman"/>
            <w:color w:val="000000" w:themeColor="text1"/>
          </w:rPr>
          <w:t>DHS</w:t>
        </w:r>
      </w:ins>
      <w:r w:rsidRPr="00CD28B1">
        <w:rPr>
          <w:rFonts w:eastAsia="Times New Roman" w:cs="Times New Roman"/>
          <w:color w:val="000000" w:themeColor="text1"/>
        </w:rPr>
        <w:t xml:space="preserve"> has committed more than $2.8 billion to </w:t>
      </w:r>
      <w:del w:id="63" w:author="Gabriella Sanchez" w:date="2026-07-24T13:54:00Z" w16du:dateUtc="2026-07-24T17:54:00Z">
        <w:r w:rsidRPr="00CD28B1" w:rsidDel="00A4689A">
          <w:rPr>
            <w:rFonts w:eastAsia="Times New Roman" w:cs="Times New Roman"/>
            <w:color w:val="000000" w:themeColor="text1"/>
          </w:rPr>
          <w:delText xml:space="preserve">these </w:delText>
        </w:r>
      </w:del>
      <w:ins w:id="64" w:author="Gabriella Sanchez" w:date="2026-07-24T13:54:00Z" w16du:dateUtc="2026-07-24T17:54:00Z">
        <w:r w:rsidR="00A4689A">
          <w:rPr>
            <w:rFonts w:eastAsia="Times New Roman" w:cs="Times New Roman"/>
            <w:color w:val="000000" w:themeColor="text1"/>
          </w:rPr>
          <w:t>surveillance, data collection, and data analytics</w:t>
        </w:r>
        <w:r w:rsidR="00A4689A" w:rsidRPr="00CD28B1">
          <w:rPr>
            <w:rFonts w:eastAsia="Times New Roman" w:cs="Times New Roman"/>
            <w:color w:val="000000" w:themeColor="text1"/>
          </w:rPr>
          <w:t xml:space="preserve"> </w:t>
        </w:r>
      </w:ins>
      <w:r w:rsidRPr="00CD28B1">
        <w:rPr>
          <w:rFonts w:eastAsia="Times New Roman" w:cs="Times New Roman"/>
          <w:color w:val="000000" w:themeColor="text1"/>
        </w:rPr>
        <w:t xml:space="preserve">tools since the start of the Biden administration. </w:t>
      </w:r>
      <w:r w:rsidR="00713916" w:rsidRPr="00CD28B1">
        <w:t xml:space="preserve">While </w:t>
      </w:r>
      <w:r w:rsidR="007F7597" w:rsidRPr="00CD28B1">
        <w:t xml:space="preserve">the </w:t>
      </w:r>
      <w:commentRangeStart w:id="65"/>
      <w:commentRangeStart w:id="66"/>
      <w:r w:rsidR="007F7597" w:rsidRPr="00CD28B1">
        <w:t xml:space="preserve">contracts </w:t>
      </w:r>
      <w:commentRangeEnd w:id="65"/>
      <w:r w:rsidR="00416885">
        <w:rPr>
          <w:rStyle w:val="CommentReference"/>
          <w:sz w:val="24"/>
          <w:szCs w:val="24"/>
        </w:rPr>
        <w:commentReference w:id="65"/>
      </w:r>
      <w:commentRangeEnd w:id="66"/>
      <w:r w:rsidR="00001D88">
        <w:rPr>
          <w:rStyle w:val="CommentReference"/>
          <w:sz w:val="24"/>
          <w:szCs w:val="24"/>
        </w:rPr>
        <w:commentReference w:id="66"/>
      </w:r>
      <w:r w:rsidR="007A2999">
        <w:t xml:space="preserve">we </w:t>
      </w:r>
      <w:r w:rsidR="007F7597" w:rsidRPr="00CD28B1">
        <w:t xml:space="preserve">collected </w:t>
      </w:r>
      <w:r w:rsidR="00713916" w:rsidRPr="00CD28B1">
        <w:t>suggest that</w:t>
      </w:r>
      <w:r w:rsidR="007F7597" w:rsidRPr="00CD28B1">
        <w:t xml:space="preserve"> </w:t>
      </w:r>
      <w:commentRangeStart w:id="67"/>
      <w:commentRangeStart w:id="68"/>
      <w:commentRangeStart w:id="69"/>
      <w:r w:rsidR="007F7597" w:rsidRPr="00CD28B1">
        <w:t xml:space="preserve">spending on surveillance technology </w:t>
      </w:r>
      <w:r w:rsidR="00713916" w:rsidRPr="00CD28B1">
        <w:t xml:space="preserve">has </w:t>
      </w:r>
      <w:r w:rsidR="007F7597" w:rsidRPr="00CD28B1">
        <w:t xml:space="preserve">increased </w:t>
      </w:r>
      <w:r w:rsidR="007F7597" w:rsidRPr="00CD28B1">
        <w:lastRenderedPageBreak/>
        <w:t xml:space="preserve">substantially since 2021, </w:t>
      </w:r>
      <w:commentRangeEnd w:id="67"/>
      <w:r w:rsidR="00416885" w:rsidRPr="00CD28B1">
        <w:rPr>
          <w:rStyle w:val="CommentReference"/>
          <w:sz w:val="24"/>
          <w:szCs w:val="24"/>
        </w:rPr>
        <w:commentReference w:id="67"/>
      </w:r>
      <w:commentRangeEnd w:id="68"/>
      <w:r w:rsidR="00001D88" w:rsidRPr="00CD28B1">
        <w:rPr>
          <w:rStyle w:val="CommentReference"/>
          <w:sz w:val="24"/>
          <w:szCs w:val="24"/>
        </w:rPr>
        <w:commentReference w:id="68"/>
      </w:r>
      <w:commentRangeEnd w:id="69"/>
      <w:r w:rsidR="00A15698" w:rsidRPr="00CD28B1">
        <w:rPr>
          <w:rStyle w:val="CommentReference"/>
          <w:sz w:val="24"/>
          <w:szCs w:val="24"/>
        </w:rPr>
        <w:commentReference w:id="69"/>
      </w:r>
      <w:r w:rsidR="007F7597" w:rsidRPr="00CD28B1">
        <w:t xml:space="preserve">particularly in the first half of 2026, it is challenging to quantify the extent of this surge due to the opacity of federal contracting data. What we do know for certain is that DHS’s spending in key areas </w:t>
      </w:r>
      <w:del w:id="70" w:author="Gabriella Sanchez" w:date="2026-07-24T13:54:00Z" w16du:dateUtc="2026-07-24T17:54:00Z">
        <w:r w:rsidR="007F7597" w:rsidRPr="00CD28B1" w:rsidDel="00434D7B">
          <w:delText xml:space="preserve">over </w:delText>
        </w:r>
      </w:del>
      <w:ins w:id="71" w:author="Gabriella Sanchez" w:date="2026-07-24T13:54:00Z" w16du:dateUtc="2026-07-24T17:54:00Z">
        <w:r w:rsidR="00434D7B">
          <w:t>during</w:t>
        </w:r>
        <w:r w:rsidR="00434D7B" w:rsidRPr="00CD28B1">
          <w:t xml:space="preserve"> </w:t>
        </w:r>
      </w:ins>
      <w:r w:rsidR="007F7597" w:rsidRPr="00CD28B1">
        <w:t xml:space="preserve">this time period has been immense. </w:t>
      </w:r>
    </w:p>
    <w:p w14:paraId="591D1D7B" w14:textId="3A09BB4B" w:rsidR="009F112C" w:rsidRDefault="007F7597" w:rsidP="007F7597">
      <w:pPr>
        <w:spacing w:after="120" w:line="278" w:lineRule="auto"/>
        <w:rPr>
          <w:rFonts w:eastAsia="Times New Roman" w:cs="Times New Roman"/>
          <w:color w:val="000000" w:themeColor="text1"/>
        </w:rPr>
      </w:pPr>
      <w:r w:rsidRPr="00CD28B1">
        <w:t xml:space="preserve">Spending on biometrics has far outstripped the other identified categories in recent years, with more than $1 billion spent or promised. </w:t>
      </w:r>
      <w:r w:rsidRPr="00CD28B1">
        <w:rPr>
          <w:rFonts w:eastAsia="Times New Roman" w:cs="Times New Roman"/>
          <w:color w:val="000000" w:themeColor="text1"/>
        </w:rPr>
        <w:t xml:space="preserve">This spending is driven by three types of contracts: the expansion and maintenance of DHS’s massive biometrics database through contracts </w:t>
      </w:r>
      <w:hyperlink r:id="rId27" w:history="1">
        <w:r w:rsidRPr="00CD28B1">
          <w:rPr>
            <w:rStyle w:val="Hyperlink"/>
            <w:rFonts w:eastAsia="Times New Roman" w:cs="Times New Roman"/>
          </w:rPr>
          <w:t>with</w:t>
        </w:r>
      </w:hyperlink>
      <w:r w:rsidRPr="00CD28B1">
        <w:rPr>
          <w:rFonts w:eastAsia="Times New Roman" w:cs="Times New Roman"/>
          <w:color w:val="000000" w:themeColor="text1"/>
        </w:rPr>
        <w:t xml:space="preserve"> </w:t>
      </w:r>
      <w:hyperlink r:id="rId28" w:history="1">
        <w:r w:rsidRPr="00CD28B1">
          <w:rPr>
            <w:rStyle w:val="Hyperlink"/>
            <w:rFonts w:eastAsia="Times New Roman" w:cs="Times New Roman"/>
          </w:rPr>
          <w:t>General</w:t>
        </w:r>
      </w:hyperlink>
      <w:r w:rsidRPr="00CD28B1">
        <w:rPr>
          <w:rFonts w:eastAsia="Times New Roman" w:cs="Times New Roman"/>
          <w:color w:val="000000" w:themeColor="text1"/>
        </w:rPr>
        <w:t xml:space="preserve"> </w:t>
      </w:r>
      <w:hyperlink r:id="rId29" w:history="1">
        <w:r w:rsidRPr="00CD28B1">
          <w:rPr>
            <w:rStyle w:val="Hyperlink"/>
            <w:rFonts w:eastAsia="Times New Roman" w:cs="Times New Roman"/>
          </w:rPr>
          <w:t>Dynamics</w:t>
        </w:r>
      </w:hyperlink>
      <w:r w:rsidRPr="00CD28B1">
        <w:rPr>
          <w:rFonts w:eastAsia="Times New Roman" w:cs="Times New Roman"/>
          <w:color w:val="000000" w:themeColor="text1"/>
        </w:rPr>
        <w:t xml:space="preserve">, </w:t>
      </w:r>
      <w:hyperlink r:id="rId30" w:history="1">
        <w:r w:rsidRPr="00CD28B1">
          <w:rPr>
            <w:rStyle w:val="Hyperlink"/>
            <w:rFonts w:eastAsia="Times New Roman" w:cs="Times New Roman"/>
          </w:rPr>
          <w:t>Peraton</w:t>
        </w:r>
      </w:hyperlink>
      <w:r w:rsidRPr="00CD28B1">
        <w:t xml:space="preserve">, and </w:t>
      </w:r>
      <w:hyperlink r:id="rId31" w:history="1">
        <w:r w:rsidRPr="00CD28B1">
          <w:rPr>
            <w:rStyle w:val="Hyperlink"/>
          </w:rPr>
          <w:t>Science Applications International</w:t>
        </w:r>
      </w:hyperlink>
      <w:r w:rsidRPr="00CD28B1">
        <w:rPr>
          <w:rFonts w:eastAsia="Times New Roman" w:cs="Times New Roman"/>
          <w:color w:val="000000" w:themeColor="text1"/>
        </w:rPr>
        <w:t>; the collection of biometric and biographical data from applicants for immigration-related services</w:t>
      </w:r>
      <w:r w:rsidR="007A1F7A">
        <w:rPr>
          <w:rFonts w:eastAsia="Times New Roman" w:cs="Times New Roman"/>
          <w:color w:val="000000" w:themeColor="text1"/>
        </w:rPr>
        <w:t>, via contracts with</w:t>
      </w:r>
      <w:r w:rsidRPr="00CD28B1">
        <w:rPr>
          <w:rFonts w:eastAsia="Times New Roman" w:cs="Times New Roman"/>
          <w:color w:val="000000" w:themeColor="text1"/>
        </w:rPr>
        <w:t xml:space="preserve"> </w:t>
      </w:r>
      <w:hyperlink r:id="rId32" w:history="1">
        <w:r w:rsidRPr="00CD28B1">
          <w:rPr>
            <w:rStyle w:val="Hyperlink"/>
            <w:rFonts w:eastAsia="Times New Roman" w:cs="Times New Roman"/>
          </w:rPr>
          <w:t>Amentum</w:t>
        </w:r>
      </w:hyperlink>
      <w:r w:rsidRPr="00CD28B1">
        <w:rPr>
          <w:rFonts w:eastAsia="Times New Roman" w:cs="Times New Roman"/>
          <w:color w:val="000000" w:themeColor="text1"/>
        </w:rPr>
        <w:t xml:space="preserve"> and </w:t>
      </w:r>
      <w:hyperlink r:id="rId33" w:history="1">
        <w:r w:rsidRPr="00CD28B1">
          <w:rPr>
            <w:rStyle w:val="Hyperlink"/>
            <w:rFonts w:eastAsia="Times New Roman" w:cs="Times New Roman"/>
          </w:rPr>
          <w:t>Pluribus</w:t>
        </w:r>
      </w:hyperlink>
      <w:r w:rsidRPr="00CD28B1">
        <w:rPr>
          <w:rFonts w:eastAsia="Times New Roman" w:cs="Times New Roman"/>
          <w:color w:val="000000" w:themeColor="text1"/>
        </w:rPr>
        <w:t xml:space="preserve"> </w:t>
      </w:r>
      <w:hyperlink r:id="rId34" w:history="1">
        <w:r w:rsidRPr="00CD28B1">
          <w:rPr>
            <w:rStyle w:val="Hyperlink"/>
            <w:rFonts w:eastAsia="Times New Roman" w:cs="Times New Roman"/>
          </w:rPr>
          <w:t>Digital</w:t>
        </w:r>
      </w:hyperlink>
      <w:r w:rsidRPr="00CD28B1">
        <w:rPr>
          <w:rFonts w:eastAsia="Times New Roman" w:cs="Times New Roman"/>
          <w:color w:val="000000" w:themeColor="text1"/>
        </w:rPr>
        <w:t xml:space="preserve">; and new tools for mobile biometric matching </w:t>
      </w:r>
      <w:r w:rsidRPr="00CD28B1">
        <w:rPr>
          <w:color w:val="000000" w:themeColor="text1"/>
        </w:rPr>
        <w:t>from</w:t>
      </w:r>
      <w:r w:rsidRPr="00CD28B1">
        <w:rPr>
          <w:rFonts w:eastAsia="Times New Roman" w:cs="Times New Roman"/>
          <w:color w:val="000000" w:themeColor="text1"/>
        </w:rPr>
        <w:t xml:space="preserve"> </w:t>
      </w:r>
      <w:hyperlink r:id="rId35" w:history="1">
        <w:r w:rsidRPr="00CD28B1">
          <w:rPr>
            <w:rStyle w:val="Hyperlink"/>
            <w:rFonts w:eastAsia="Times New Roman" w:cs="Times New Roman"/>
          </w:rPr>
          <w:t>NEC</w:t>
        </w:r>
      </w:hyperlink>
      <w:r w:rsidRPr="00CD28B1">
        <w:rPr>
          <w:rFonts w:eastAsia="Times New Roman" w:cs="Times New Roman"/>
          <w:color w:val="000000" w:themeColor="text1"/>
        </w:rPr>
        <w:t xml:space="preserve"> </w:t>
      </w:r>
      <w:hyperlink r:id="rId36" w:history="1">
        <w:r w:rsidRPr="00CD28B1">
          <w:rPr>
            <w:rStyle w:val="Hyperlink"/>
            <w:rFonts w:eastAsia="Times New Roman" w:cs="Times New Roman"/>
          </w:rPr>
          <w:t>Corporation</w:t>
        </w:r>
      </w:hyperlink>
      <w:r w:rsidRPr="00CD28B1">
        <w:t xml:space="preserve">, which created </w:t>
      </w:r>
      <w:hyperlink r:id="rId37" w:history="1">
        <w:r w:rsidRPr="00CD28B1">
          <w:rPr>
            <w:rStyle w:val="Hyperlink"/>
            <w:rFonts w:eastAsia="Times New Roman" w:cs="Times New Roman"/>
          </w:rPr>
          <w:t>Mobile Fortify</w:t>
        </w:r>
      </w:hyperlink>
      <w:r w:rsidRPr="00CD28B1">
        <w:rPr>
          <w:rFonts w:eastAsia="Times New Roman" w:cs="Times New Roman"/>
          <w:color w:val="000000" w:themeColor="text1"/>
        </w:rPr>
        <w:t xml:space="preserve">, and </w:t>
      </w:r>
      <w:hyperlink r:id="rId38" w:history="1">
        <w:r w:rsidRPr="00CD28B1">
          <w:rPr>
            <w:rStyle w:val="Hyperlink"/>
            <w:rFonts w:eastAsia="Times New Roman" w:cs="Times New Roman"/>
          </w:rPr>
          <w:t>BI2</w:t>
        </w:r>
      </w:hyperlink>
      <w:r w:rsidRPr="00CD28B1">
        <w:rPr>
          <w:rFonts w:eastAsia="Times New Roman" w:cs="Times New Roman"/>
          <w:color w:val="000000" w:themeColor="text1"/>
        </w:rPr>
        <w:t xml:space="preserve"> </w:t>
      </w:r>
      <w:hyperlink r:id="rId39" w:history="1">
        <w:r w:rsidRPr="00CD28B1">
          <w:rPr>
            <w:rStyle w:val="Hyperlink"/>
            <w:rFonts w:eastAsia="Times New Roman" w:cs="Times New Roman"/>
          </w:rPr>
          <w:t>Technologies</w:t>
        </w:r>
      </w:hyperlink>
      <w:r w:rsidRPr="00CD28B1">
        <w:rPr>
          <w:rFonts w:eastAsia="Times New Roman" w:cs="Times New Roman"/>
          <w:color w:val="000000" w:themeColor="text1"/>
        </w:rPr>
        <w:t xml:space="preserve">, provider of iris recognition. </w:t>
      </w:r>
      <w:commentRangeStart w:id="72"/>
      <w:commentRangeStart w:id="73"/>
      <w:r w:rsidRPr="00CD28B1">
        <w:rPr>
          <w:rFonts w:eastAsia="Times New Roman" w:cs="Times New Roman"/>
          <w:color w:val="000000" w:themeColor="text1"/>
        </w:rPr>
        <w:t>Combined, these contracts undergird DHS’s ability to identify individuals by their biometric identifiers</w:t>
      </w:r>
      <w:r w:rsidR="002F3C48">
        <w:rPr>
          <w:rFonts w:eastAsia="Times New Roman" w:cs="Times New Roman"/>
          <w:color w:val="000000" w:themeColor="text1"/>
        </w:rPr>
        <w:t xml:space="preserve">, with </w:t>
      </w:r>
      <w:r w:rsidRPr="00CD28B1">
        <w:rPr>
          <w:rFonts w:eastAsia="Times New Roman" w:cs="Times New Roman"/>
          <w:color w:val="000000" w:themeColor="text1"/>
        </w:rPr>
        <w:t xml:space="preserve">agents in the </w:t>
      </w:r>
      <w:hyperlink r:id="rId40" w:history="1">
        <w:r w:rsidRPr="002F3C48">
          <w:rPr>
            <w:rStyle w:val="Hyperlink"/>
            <w:rFonts w:eastAsia="Times New Roman" w:cs="Times New Roman"/>
          </w:rPr>
          <w:t>field</w:t>
        </w:r>
      </w:hyperlink>
      <w:r w:rsidRPr="00CD28B1">
        <w:rPr>
          <w:rFonts w:eastAsia="Times New Roman" w:cs="Times New Roman"/>
          <w:color w:val="000000" w:themeColor="text1"/>
        </w:rPr>
        <w:t xml:space="preserve"> gain</w:t>
      </w:r>
      <w:r w:rsidR="002F3C48">
        <w:rPr>
          <w:rFonts w:eastAsia="Times New Roman" w:cs="Times New Roman"/>
          <w:color w:val="000000" w:themeColor="text1"/>
        </w:rPr>
        <w:t>ing</w:t>
      </w:r>
      <w:r w:rsidRPr="00CD28B1">
        <w:rPr>
          <w:rFonts w:eastAsia="Times New Roman" w:cs="Times New Roman"/>
          <w:color w:val="000000" w:themeColor="text1"/>
        </w:rPr>
        <w:t xml:space="preserve"> access to </w:t>
      </w:r>
      <w:r w:rsidR="00025A2C">
        <w:rPr>
          <w:rFonts w:eastAsia="Times New Roman" w:cs="Times New Roman"/>
          <w:color w:val="000000" w:themeColor="text1"/>
        </w:rPr>
        <w:t>this capability</w:t>
      </w:r>
      <w:r w:rsidRPr="00CD28B1">
        <w:rPr>
          <w:rFonts w:eastAsia="Times New Roman" w:cs="Times New Roman"/>
          <w:color w:val="000000" w:themeColor="text1"/>
        </w:rPr>
        <w:t xml:space="preserve"> and</w:t>
      </w:r>
      <w:r w:rsidR="00025A2C">
        <w:rPr>
          <w:rFonts w:eastAsia="Times New Roman" w:cs="Times New Roman"/>
          <w:color w:val="000000" w:themeColor="text1"/>
        </w:rPr>
        <w:t xml:space="preserve"> reportedly</w:t>
      </w:r>
      <w:r w:rsidRPr="00CD28B1">
        <w:rPr>
          <w:rFonts w:eastAsia="Times New Roman" w:cs="Times New Roman"/>
          <w:color w:val="000000" w:themeColor="text1"/>
        </w:rPr>
        <w:t xml:space="preserve"> </w:t>
      </w:r>
      <w:hyperlink r:id="rId41" w:history="1">
        <w:r w:rsidR="002F3C48">
          <w:rPr>
            <w:rStyle w:val="Hyperlink"/>
            <w:rFonts w:eastAsia="Times New Roman" w:cs="Times New Roman"/>
          </w:rPr>
          <w:t>turning it</w:t>
        </w:r>
      </w:hyperlink>
      <w:r w:rsidRPr="00CD28B1">
        <w:rPr>
          <w:rFonts w:eastAsia="Times New Roman" w:cs="Times New Roman"/>
          <w:color w:val="000000" w:themeColor="text1"/>
        </w:rPr>
        <w:t xml:space="preserve"> on </w:t>
      </w:r>
      <w:r w:rsidRPr="00CD28B1">
        <w:rPr>
          <w:rFonts w:eastAsia="Times New Roman" w:cs="Times New Roman"/>
        </w:rPr>
        <w:t>protest</w:t>
      </w:r>
      <w:ins w:id="74" w:author="Gabriella Sanchez" w:date="2026-07-24T13:55:00Z" w16du:dateUtc="2026-07-24T17:55:00Z">
        <w:r w:rsidR="00E73ADC">
          <w:rPr>
            <w:rFonts w:eastAsia="Times New Roman" w:cs="Times New Roman"/>
          </w:rPr>
          <w:t>e</w:t>
        </w:r>
      </w:ins>
      <w:del w:id="75" w:author="Gabriella Sanchez" w:date="2026-07-24T13:55:00Z" w16du:dateUtc="2026-07-24T17:55:00Z">
        <w:r w:rsidRPr="00CD28B1" w:rsidDel="00E73ADC">
          <w:rPr>
            <w:rFonts w:eastAsia="Times New Roman" w:cs="Times New Roman"/>
          </w:rPr>
          <w:delText>o</w:delText>
        </w:r>
      </w:del>
      <w:r w:rsidRPr="00CD28B1">
        <w:rPr>
          <w:rFonts w:eastAsia="Times New Roman" w:cs="Times New Roman"/>
        </w:rPr>
        <w:t>rs</w:t>
      </w:r>
      <w:r w:rsidRPr="00CD28B1">
        <w:rPr>
          <w:rFonts w:eastAsia="Times New Roman" w:cs="Times New Roman"/>
          <w:color w:val="000000" w:themeColor="text1"/>
        </w:rPr>
        <w:t xml:space="preserve"> and observers. </w:t>
      </w:r>
    </w:p>
    <w:p w14:paraId="6EB0A5B1" w14:textId="2CB641D3" w:rsidR="007F7597" w:rsidRPr="00CD28B1" w:rsidRDefault="00266B0C" w:rsidP="007F7597">
      <w:pPr>
        <w:spacing w:after="120" w:line="278" w:lineRule="auto"/>
        <w:rPr>
          <w:rFonts w:eastAsia="Times New Roman" w:cs="Times New Roman"/>
          <w:color w:val="000000" w:themeColor="text1"/>
        </w:rPr>
      </w:pPr>
      <w:r>
        <w:rPr>
          <w:rFonts w:eastAsia="Times New Roman" w:cs="Times New Roman"/>
          <w:color w:val="000000" w:themeColor="text1"/>
        </w:rPr>
        <w:t xml:space="preserve">While </w:t>
      </w:r>
      <w:hyperlink r:id="rId42" w:history="1">
        <w:r w:rsidRPr="00266B0C">
          <w:rPr>
            <w:rStyle w:val="Hyperlink"/>
            <w:rFonts w:eastAsia="Times New Roman" w:cs="Times New Roman"/>
          </w:rPr>
          <w:t>privacy documentation</w:t>
        </w:r>
      </w:hyperlink>
      <w:r>
        <w:rPr>
          <w:rFonts w:eastAsia="Times New Roman" w:cs="Times New Roman"/>
          <w:color w:val="000000" w:themeColor="text1"/>
        </w:rPr>
        <w:t xml:space="preserve"> </w:t>
      </w:r>
      <w:r w:rsidR="00025A2C">
        <w:rPr>
          <w:rFonts w:eastAsia="Times New Roman" w:cs="Times New Roman"/>
          <w:color w:val="000000" w:themeColor="text1"/>
        </w:rPr>
        <w:t>for Mobile Fortify</w:t>
      </w:r>
      <w:r w:rsidR="009F112C">
        <w:rPr>
          <w:rFonts w:eastAsia="Times New Roman" w:cs="Times New Roman"/>
          <w:color w:val="000000" w:themeColor="text1"/>
        </w:rPr>
        <w:t>, one of the tools that has received the most public attention,</w:t>
      </w:r>
      <w:r w:rsidR="00025A2C">
        <w:rPr>
          <w:rFonts w:eastAsia="Times New Roman" w:cs="Times New Roman"/>
          <w:color w:val="000000" w:themeColor="text1"/>
        </w:rPr>
        <w:t xml:space="preserve"> </w:t>
      </w:r>
      <w:r>
        <w:rPr>
          <w:rFonts w:eastAsia="Times New Roman" w:cs="Times New Roman"/>
          <w:color w:val="000000" w:themeColor="text1"/>
        </w:rPr>
        <w:t>indicates that</w:t>
      </w:r>
      <w:r w:rsidR="00025A2C">
        <w:rPr>
          <w:rFonts w:eastAsia="Times New Roman" w:cs="Times New Roman"/>
          <w:color w:val="000000" w:themeColor="text1"/>
        </w:rPr>
        <w:t xml:space="preserve"> </w:t>
      </w:r>
      <w:r w:rsidR="009F112C">
        <w:rPr>
          <w:rFonts w:eastAsia="Times New Roman" w:cs="Times New Roman"/>
          <w:color w:val="000000" w:themeColor="text1"/>
        </w:rPr>
        <w:t xml:space="preserve">it </w:t>
      </w:r>
      <w:r w:rsidR="00025A2C">
        <w:rPr>
          <w:rFonts w:eastAsia="Times New Roman" w:cs="Times New Roman"/>
          <w:color w:val="000000" w:themeColor="text1"/>
        </w:rPr>
        <w:t xml:space="preserve">is intended to be used to identify undocumented persons who are eligible for removal, it also notes that the technology can be used to collect information about anyone, including U.S. citizens, and that DHS will keep all photos for </w:t>
      </w:r>
      <w:del w:id="76" w:author="Gabriella Sanchez" w:date="2026-07-24T13:55:00Z" w16du:dateUtc="2026-07-24T17:55:00Z">
        <w:r w:rsidR="00025A2C" w:rsidDel="0077724F">
          <w:rPr>
            <w:rFonts w:eastAsia="Times New Roman" w:cs="Times New Roman"/>
            <w:color w:val="000000" w:themeColor="text1"/>
          </w:rPr>
          <w:delText xml:space="preserve">fifteen </w:delText>
        </w:r>
      </w:del>
      <w:ins w:id="77" w:author="Gabriella Sanchez" w:date="2026-07-24T13:55:00Z" w16du:dateUtc="2026-07-24T17:55:00Z">
        <w:r w:rsidR="0077724F">
          <w:rPr>
            <w:rFonts w:eastAsia="Times New Roman" w:cs="Times New Roman"/>
            <w:color w:val="000000" w:themeColor="text1"/>
          </w:rPr>
          <w:t>15</w:t>
        </w:r>
        <w:r w:rsidR="0077724F">
          <w:rPr>
            <w:rFonts w:eastAsia="Times New Roman" w:cs="Times New Roman"/>
            <w:color w:val="000000" w:themeColor="text1"/>
          </w:rPr>
          <w:t xml:space="preserve"> </w:t>
        </w:r>
      </w:ins>
      <w:r w:rsidR="00025A2C">
        <w:rPr>
          <w:rFonts w:eastAsia="Times New Roman" w:cs="Times New Roman"/>
          <w:color w:val="000000" w:themeColor="text1"/>
        </w:rPr>
        <w:t>years.</w:t>
      </w:r>
      <w:r>
        <w:rPr>
          <w:rFonts w:eastAsia="Times New Roman" w:cs="Times New Roman"/>
          <w:color w:val="000000" w:themeColor="text1"/>
        </w:rPr>
        <w:t xml:space="preserve"> </w:t>
      </w:r>
      <w:r w:rsidR="007F7597" w:rsidRPr="00CD28B1">
        <w:rPr>
          <w:rFonts w:eastAsia="Times New Roman" w:cs="Times New Roman"/>
          <w:color w:val="000000" w:themeColor="text1"/>
        </w:rPr>
        <w:t xml:space="preserve">At the same time, DHS has </w:t>
      </w:r>
      <w:hyperlink r:id="rId43" w:history="1">
        <w:r w:rsidR="007F7597" w:rsidRPr="00CD28B1">
          <w:rPr>
            <w:rStyle w:val="Hyperlink"/>
            <w:rFonts w:eastAsia="Times New Roman" w:cs="Times New Roman"/>
          </w:rPr>
          <w:t>taken down</w:t>
        </w:r>
      </w:hyperlink>
      <w:r w:rsidR="007F7597" w:rsidRPr="00CD28B1">
        <w:rPr>
          <w:rFonts w:eastAsia="Times New Roman" w:cs="Times New Roman"/>
          <w:color w:val="000000" w:themeColor="text1"/>
        </w:rPr>
        <w:t xml:space="preserve"> its policy on the use of facial recognition, leaving it unclear what policy, if any, governs the department’s use of this powerful technology.</w:t>
      </w:r>
      <w:commentRangeEnd w:id="72"/>
      <w:r w:rsidR="005410BC" w:rsidRPr="00CD28B1">
        <w:rPr>
          <w:rStyle w:val="CommentReference"/>
          <w:rFonts w:eastAsia="Times New Roman" w:cs="Times New Roman"/>
          <w:color w:val="000000" w:themeColor="text1"/>
          <w:sz w:val="24"/>
          <w:szCs w:val="24"/>
        </w:rPr>
        <w:commentReference w:id="72"/>
      </w:r>
      <w:commentRangeEnd w:id="73"/>
      <w:r w:rsidR="00001D88" w:rsidRPr="00CD28B1">
        <w:rPr>
          <w:rStyle w:val="CommentReference"/>
          <w:rFonts w:eastAsia="Times New Roman" w:cs="Times New Roman"/>
          <w:color w:val="000000" w:themeColor="text1"/>
          <w:sz w:val="24"/>
          <w:szCs w:val="24"/>
        </w:rPr>
        <w:commentReference w:id="73"/>
      </w:r>
    </w:p>
    <w:p w14:paraId="09D1799B" w14:textId="4D24F946" w:rsidR="007F7597" w:rsidRPr="00CD28B1" w:rsidRDefault="007F7597"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t xml:space="preserve">Video surveillance has also received significant funds since 2021. The bulk of this spending has been on Customs and Border Protection’s (CBP’s) drone program, which has promised more than $650 million to General Atomics </w:t>
      </w:r>
      <w:hyperlink r:id="rId44" w:history="1">
        <w:r w:rsidRPr="00CD28B1">
          <w:rPr>
            <w:rStyle w:val="Hyperlink"/>
            <w:rFonts w:eastAsia="Times New Roman" w:cs="Times New Roman"/>
          </w:rPr>
          <w:t>across</w:t>
        </w:r>
      </w:hyperlink>
      <w:r w:rsidRPr="00CD28B1">
        <w:rPr>
          <w:rFonts w:eastAsia="Times New Roman" w:cs="Times New Roman"/>
          <w:color w:val="000000" w:themeColor="text1"/>
        </w:rPr>
        <w:t xml:space="preserve"> </w:t>
      </w:r>
      <w:hyperlink r:id="rId45" w:history="1">
        <w:r w:rsidRPr="00CD28B1">
          <w:rPr>
            <w:rStyle w:val="Hyperlink"/>
            <w:rFonts w:eastAsia="Times New Roman" w:cs="Times New Roman"/>
          </w:rPr>
          <w:t>three</w:t>
        </w:r>
      </w:hyperlink>
      <w:r w:rsidRPr="00CD28B1">
        <w:rPr>
          <w:rFonts w:eastAsia="Times New Roman" w:cs="Times New Roman"/>
          <w:color w:val="000000" w:themeColor="text1"/>
        </w:rPr>
        <w:t xml:space="preserve"> </w:t>
      </w:r>
      <w:hyperlink r:id="rId46" w:history="1">
        <w:r w:rsidRPr="00CD28B1">
          <w:rPr>
            <w:rStyle w:val="Hyperlink"/>
            <w:rFonts w:eastAsia="Times New Roman" w:cs="Times New Roman"/>
          </w:rPr>
          <w:t>contracts</w:t>
        </w:r>
      </w:hyperlink>
      <w:r w:rsidRPr="00CD28B1">
        <w:rPr>
          <w:rFonts w:eastAsia="Times New Roman" w:cs="Times New Roman"/>
          <w:color w:val="000000" w:themeColor="text1"/>
        </w:rPr>
        <w:t>. While CBP</w:t>
      </w:r>
      <w:r w:rsidR="007B7F6D">
        <w:rPr>
          <w:rFonts w:eastAsia="Times New Roman" w:cs="Times New Roman"/>
          <w:color w:val="000000" w:themeColor="text1"/>
        </w:rPr>
        <w:t xml:space="preserve"> has</w:t>
      </w:r>
      <w:r w:rsidR="009A36EB">
        <w:rPr>
          <w:rFonts w:eastAsia="Times New Roman" w:cs="Times New Roman"/>
          <w:color w:val="000000" w:themeColor="text1"/>
        </w:rPr>
        <w:t xml:space="preserve"> publicly </w:t>
      </w:r>
      <w:hyperlink r:id="rId47" w:history="1">
        <w:r w:rsidR="009A36EB" w:rsidRPr="009A36EB">
          <w:rPr>
            <w:rStyle w:val="Hyperlink"/>
            <w:rFonts w:eastAsia="Times New Roman" w:cs="Times New Roman"/>
          </w:rPr>
          <w:t>described</w:t>
        </w:r>
      </w:hyperlink>
      <w:r w:rsidR="007B7F6D">
        <w:rPr>
          <w:rFonts w:eastAsia="Times New Roman" w:cs="Times New Roman"/>
          <w:color w:val="000000" w:themeColor="text1"/>
        </w:rPr>
        <w:t xml:space="preserve"> </w:t>
      </w:r>
      <w:r w:rsidR="009A36EB">
        <w:rPr>
          <w:rFonts w:eastAsia="Times New Roman" w:cs="Times New Roman"/>
          <w:color w:val="000000" w:themeColor="text1"/>
        </w:rPr>
        <w:t xml:space="preserve">its unmanned aircraft program as providing support for the agency’s mission at the border, in maritime areas, and overseas, </w:t>
      </w:r>
      <w:r w:rsidRPr="00CD28B1">
        <w:rPr>
          <w:rFonts w:eastAsia="Times New Roman" w:cs="Times New Roman"/>
          <w:color w:val="000000" w:themeColor="text1"/>
        </w:rPr>
        <w:t xml:space="preserve">the second Trump administration has </w:t>
      </w:r>
      <w:hyperlink r:id="rId48" w:history="1">
        <w:r w:rsidRPr="00CD28B1">
          <w:rPr>
            <w:rStyle w:val="Hyperlink"/>
            <w:rFonts w:eastAsia="Times New Roman" w:cs="Times New Roman"/>
          </w:rPr>
          <w:t>deployed</w:t>
        </w:r>
      </w:hyperlink>
      <w:r w:rsidRPr="00CD28B1">
        <w:rPr>
          <w:rFonts w:eastAsia="Times New Roman" w:cs="Times New Roman"/>
          <w:color w:val="000000" w:themeColor="text1"/>
        </w:rPr>
        <w:t xml:space="preserve"> </w:t>
      </w:r>
      <w:r w:rsidR="009A36EB">
        <w:rPr>
          <w:rFonts w:eastAsia="Times New Roman" w:cs="Times New Roman"/>
          <w:color w:val="000000" w:themeColor="text1"/>
        </w:rPr>
        <w:t>drones</w:t>
      </w:r>
      <w:r w:rsidR="009A36EB" w:rsidRPr="00CD28B1">
        <w:rPr>
          <w:rFonts w:eastAsia="Times New Roman" w:cs="Times New Roman"/>
          <w:color w:val="000000" w:themeColor="text1"/>
        </w:rPr>
        <w:t xml:space="preserve"> </w:t>
      </w:r>
      <w:r w:rsidRPr="00CD28B1">
        <w:rPr>
          <w:rFonts w:eastAsia="Times New Roman" w:cs="Times New Roman"/>
          <w:color w:val="000000" w:themeColor="text1"/>
        </w:rPr>
        <w:t xml:space="preserve">in the interior to assist with immigration raids and monitor protests. Drone footage of protests has even made its way into recent DHS </w:t>
      </w:r>
      <w:hyperlink r:id="rId49" w:history="1">
        <w:r w:rsidRPr="00CD28B1">
          <w:rPr>
            <w:rStyle w:val="Hyperlink"/>
            <w:rFonts w:eastAsia="Times New Roman" w:cs="Times New Roman"/>
          </w:rPr>
          <w:t>social media</w:t>
        </w:r>
      </w:hyperlink>
      <w:r w:rsidRPr="00CD28B1">
        <w:rPr>
          <w:rFonts w:eastAsia="Times New Roman" w:cs="Times New Roman"/>
          <w:color w:val="000000" w:themeColor="text1"/>
        </w:rPr>
        <w:t xml:space="preserve"> posts. </w:t>
      </w:r>
    </w:p>
    <w:p w14:paraId="4432DDFD" w14:textId="021B84CE" w:rsidR="007F7597" w:rsidRPr="00CD28B1" w:rsidRDefault="007F7597"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t xml:space="preserve">The third largest category of spending is </w:t>
      </w:r>
      <w:del w:id="78" w:author="Gabriella Sanchez" w:date="2026-07-27T11:21:00Z" w16du:dateUtc="2026-07-27T15:21:00Z">
        <w:r w:rsidRPr="00CD28B1" w:rsidDel="00002FBC">
          <w:rPr>
            <w:rFonts w:eastAsia="Times New Roman" w:cs="Times New Roman"/>
            <w:color w:val="000000" w:themeColor="text1"/>
          </w:rPr>
          <w:delText xml:space="preserve">on </w:delText>
        </w:r>
      </w:del>
      <w:r w:rsidRPr="00CD28B1">
        <w:rPr>
          <w:rFonts w:eastAsia="Times New Roman" w:cs="Times New Roman"/>
          <w:color w:val="000000" w:themeColor="text1"/>
        </w:rPr>
        <w:t>data analysis tools, which ingest, organize</w:t>
      </w:r>
      <w:r w:rsidR="00167A65">
        <w:rPr>
          <w:rFonts w:eastAsia="Times New Roman" w:cs="Times New Roman"/>
          <w:color w:val="000000" w:themeColor="text1"/>
        </w:rPr>
        <w:t>,</w:t>
      </w:r>
      <w:r w:rsidRPr="00CD28B1">
        <w:rPr>
          <w:rFonts w:eastAsia="Times New Roman" w:cs="Times New Roman"/>
          <w:color w:val="000000" w:themeColor="text1"/>
        </w:rPr>
        <w:t xml:space="preserve"> and provide insights from the troves of information DHS collects. Palantir has been providing </w:t>
      </w:r>
      <w:r w:rsidR="00E75411" w:rsidRPr="00CD28B1">
        <w:rPr>
          <w:rFonts w:eastAsia="Times New Roman" w:cs="Times New Roman"/>
          <w:color w:val="000000" w:themeColor="text1"/>
        </w:rPr>
        <w:t>data analysis tools</w:t>
      </w:r>
      <w:r w:rsidRPr="00CD28B1">
        <w:rPr>
          <w:rFonts w:eastAsia="Times New Roman" w:cs="Times New Roman"/>
          <w:color w:val="000000" w:themeColor="text1"/>
        </w:rPr>
        <w:t xml:space="preserve"> for </w:t>
      </w:r>
      <w:hyperlink r:id="rId50" w:history="1">
        <w:r w:rsidRPr="00CD28B1">
          <w:rPr>
            <w:rStyle w:val="Hyperlink"/>
            <w:rFonts w:eastAsia="Times New Roman" w:cs="Times New Roman"/>
          </w:rPr>
          <w:t>more than a decade</w:t>
        </w:r>
      </w:hyperlink>
      <w:commentRangeStart w:id="79"/>
      <w:commentRangeStart w:id="80"/>
      <w:commentRangeStart w:id="81"/>
      <w:r w:rsidRPr="00CD28B1">
        <w:rPr>
          <w:rFonts w:eastAsia="Times New Roman" w:cs="Times New Roman"/>
          <w:color w:val="000000" w:themeColor="text1"/>
        </w:rPr>
        <w:t xml:space="preserve">, </w:t>
      </w:r>
      <w:commentRangeEnd w:id="79"/>
      <w:r w:rsidR="005410BC">
        <w:rPr>
          <w:rStyle w:val="CommentReference"/>
          <w:rFonts w:eastAsia="Times New Roman" w:cs="Times New Roman"/>
          <w:color w:val="000000" w:themeColor="text1"/>
          <w:sz w:val="24"/>
          <w:szCs w:val="24"/>
        </w:rPr>
        <w:commentReference w:id="79"/>
      </w:r>
      <w:commentRangeEnd w:id="80"/>
      <w:r w:rsidR="00DC3A15">
        <w:rPr>
          <w:rStyle w:val="CommentReference"/>
          <w:rFonts w:eastAsia="Times New Roman" w:cs="Times New Roman"/>
          <w:color w:val="000000" w:themeColor="text1"/>
          <w:sz w:val="24"/>
          <w:szCs w:val="24"/>
        </w:rPr>
        <w:commentReference w:id="80"/>
      </w:r>
      <w:commentRangeEnd w:id="81"/>
      <w:r w:rsidR="007A2325">
        <w:rPr>
          <w:rStyle w:val="CommentReference"/>
          <w:rFonts w:eastAsia="Times New Roman" w:cs="Times New Roman"/>
          <w:color w:val="000000" w:themeColor="text1"/>
          <w:sz w:val="24"/>
          <w:szCs w:val="24"/>
        </w:rPr>
        <w:commentReference w:id="81"/>
      </w:r>
      <w:r w:rsidR="00AF2915">
        <w:rPr>
          <w:rFonts w:eastAsia="Times New Roman" w:cs="Times New Roman"/>
          <w:color w:val="000000" w:themeColor="text1"/>
        </w:rPr>
        <w:t xml:space="preserve">but </w:t>
      </w:r>
      <w:r w:rsidRPr="00CD28B1">
        <w:rPr>
          <w:rFonts w:eastAsia="Times New Roman" w:cs="Times New Roman"/>
          <w:color w:val="000000" w:themeColor="text1"/>
        </w:rPr>
        <w:t xml:space="preserve">the tools it has developed during the current administration are </w:t>
      </w:r>
      <w:r w:rsidR="00F64C98">
        <w:rPr>
          <w:rFonts w:eastAsia="Times New Roman" w:cs="Times New Roman"/>
          <w:color w:val="000000" w:themeColor="text1"/>
        </w:rPr>
        <w:t xml:space="preserve">even </w:t>
      </w:r>
      <w:r w:rsidRPr="00CD28B1">
        <w:rPr>
          <w:rFonts w:eastAsia="Times New Roman" w:cs="Times New Roman"/>
          <w:color w:val="000000" w:themeColor="text1"/>
        </w:rPr>
        <w:t xml:space="preserve">more powerful. For example, a new </w:t>
      </w:r>
      <w:hyperlink r:id="rId51" w:history="1">
        <w:r w:rsidRPr="00CD28B1">
          <w:rPr>
            <w:rStyle w:val="Hyperlink"/>
            <w:rFonts w:eastAsia="Times New Roman" w:cs="Times New Roman"/>
          </w:rPr>
          <w:t>Palantir-made</w:t>
        </w:r>
      </w:hyperlink>
      <w:r w:rsidRPr="00CD28B1">
        <w:rPr>
          <w:rFonts w:eastAsia="Times New Roman" w:cs="Times New Roman"/>
          <w:color w:val="000000" w:themeColor="text1"/>
        </w:rPr>
        <w:t xml:space="preserve"> software called Enhanced Leads Identification and Targeting for Enforcement (ELITE) maps immigrants’ locations and connects this to detailed information about </w:t>
      </w:r>
      <w:del w:id="82" w:author="Gabriella Sanchez" w:date="2026-07-24T13:56:00Z" w16du:dateUtc="2026-07-24T17:56:00Z">
        <w:r w:rsidRPr="00CD28B1" w:rsidDel="0007375D">
          <w:rPr>
            <w:rFonts w:eastAsia="Times New Roman" w:cs="Times New Roman"/>
            <w:color w:val="000000" w:themeColor="text1"/>
          </w:rPr>
          <w:delText xml:space="preserve">each </w:delText>
        </w:r>
      </w:del>
      <w:r w:rsidRPr="00CD28B1">
        <w:rPr>
          <w:rFonts w:eastAsia="Times New Roman" w:cs="Times New Roman"/>
          <w:color w:val="000000" w:themeColor="text1"/>
        </w:rPr>
        <w:t>individual</w:t>
      </w:r>
      <w:ins w:id="83" w:author="Gabriella Sanchez" w:date="2026-07-24T13:56:00Z" w16du:dateUtc="2026-07-24T17:56:00Z">
        <w:r w:rsidR="0007375D">
          <w:rPr>
            <w:rFonts w:eastAsia="Times New Roman" w:cs="Times New Roman"/>
            <w:color w:val="000000" w:themeColor="text1"/>
          </w:rPr>
          <w:t>s</w:t>
        </w:r>
      </w:ins>
      <w:r w:rsidRPr="00CD28B1">
        <w:rPr>
          <w:rFonts w:eastAsia="Times New Roman" w:cs="Times New Roman"/>
          <w:color w:val="000000" w:themeColor="text1"/>
        </w:rPr>
        <w:t xml:space="preserve"> to inform where agents conduct operations, facilitating </w:t>
      </w:r>
      <w:del w:id="84" w:author="Gabriella Sanchez" w:date="2026-07-24T13:56:00Z" w16du:dateUtc="2026-07-24T17:56:00Z">
        <w:r w:rsidR="000B36B4" w:rsidRPr="00CD28B1" w:rsidDel="0007375D">
          <w:rPr>
            <w:rFonts w:eastAsia="Times New Roman" w:cs="Times New Roman"/>
            <w:color w:val="000000" w:themeColor="text1"/>
          </w:rPr>
          <w:delText>the</w:delText>
        </w:r>
        <w:r w:rsidRPr="00CD28B1" w:rsidDel="0007375D">
          <w:rPr>
            <w:rFonts w:eastAsia="Times New Roman" w:cs="Times New Roman"/>
            <w:color w:val="000000" w:themeColor="text1"/>
          </w:rPr>
          <w:delText xml:space="preserve"> push for </w:delText>
        </w:r>
      </w:del>
      <w:r w:rsidRPr="00CD28B1">
        <w:rPr>
          <w:rFonts w:eastAsia="Times New Roman" w:cs="Times New Roman"/>
          <w:color w:val="000000" w:themeColor="text1"/>
        </w:rPr>
        <w:t xml:space="preserve">mass deportations. </w:t>
      </w:r>
      <w:r w:rsidR="00AF2915">
        <w:rPr>
          <w:rFonts w:eastAsia="Times New Roman" w:cs="Times New Roman"/>
          <w:color w:val="000000" w:themeColor="text1"/>
        </w:rPr>
        <w:t xml:space="preserve">At the same time, there has been </w:t>
      </w:r>
      <w:r w:rsidRPr="00CD28B1">
        <w:rPr>
          <w:rFonts w:eastAsia="Times New Roman" w:cs="Times New Roman"/>
          <w:color w:val="000000" w:themeColor="text1"/>
        </w:rPr>
        <w:t xml:space="preserve">a dramatic increase in spending commitments to the company, rising from $20.4 million in 2024 to $162.2 million so far in 2026. </w:t>
      </w:r>
    </w:p>
    <w:p w14:paraId="6E7B12F7" w14:textId="09892ADC" w:rsidR="007F7597" w:rsidRPr="00CD28B1" w:rsidRDefault="007F7597"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lastRenderedPageBreak/>
        <w:t>Palantir</w:t>
      </w:r>
      <w:r w:rsidR="00EA4CDD">
        <w:rPr>
          <w:rFonts w:eastAsia="Times New Roman" w:cs="Times New Roman"/>
          <w:color w:val="000000" w:themeColor="text1"/>
        </w:rPr>
        <w:t xml:space="preserve"> isn’t the only recipient of substantial government funding to build data analysis tools</w:t>
      </w:r>
      <w:r w:rsidRPr="00CD28B1">
        <w:rPr>
          <w:rFonts w:eastAsia="Times New Roman" w:cs="Times New Roman"/>
          <w:color w:val="000000" w:themeColor="text1"/>
        </w:rPr>
        <w:t xml:space="preserve">. </w:t>
      </w:r>
      <w:hyperlink r:id="rId52" w:history="1">
        <w:r w:rsidRPr="00CD28B1">
          <w:rPr>
            <w:rStyle w:val="Hyperlink"/>
            <w:rFonts w:eastAsia="Times New Roman" w:cs="Times New Roman"/>
          </w:rPr>
          <w:t>Booz Allen</w:t>
        </w:r>
      </w:hyperlink>
      <w:r w:rsidRPr="00CD28B1">
        <w:rPr>
          <w:rFonts w:eastAsia="Times New Roman" w:cs="Times New Roman"/>
          <w:color w:val="000000" w:themeColor="text1"/>
        </w:rPr>
        <w:t xml:space="preserve"> </w:t>
      </w:r>
      <w:hyperlink r:id="rId53" w:history="1">
        <w:r w:rsidRPr="00CD28B1">
          <w:rPr>
            <w:rStyle w:val="Hyperlink"/>
            <w:rFonts w:eastAsia="Times New Roman" w:cs="Times New Roman"/>
          </w:rPr>
          <w:t>Hamilton</w:t>
        </w:r>
      </w:hyperlink>
      <w:r w:rsidRPr="00CD28B1">
        <w:rPr>
          <w:rFonts w:eastAsia="Times New Roman" w:cs="Times New Roman"/>
          <w:color w:val="000000" w:themeColor="text1"/>
        </w:rPr>
        <w:t xml:space="preserve">, </w:t>
      </w:r>
      <w:hyperlink r:id="rId54" w:history="1">
        <w:r w:rsidRPr="00CD28B1">
          <w:rPr>
            <w:rStyle w:val="Hyperlink"/>
            <w:rFonts w:eastAsia="Times New Roman" w:cs="Times New Roman"/>
          </w:rPr>
          <w:t>Acuity</w:t>
        </w:r>
      </w:hyperlink>
      <w:r w:rsidRPr="00CD28B1">
        <w:rPr>
          <w:rFonts w:eastAsia="Times New Roman" w:cs="Times New Roman"/>
          <w:color w:val="000000" w:themeColor="text1"/>
        </w:rPr>
        <w:t xml:space="preserve">, and </w:t>
      </w:r>
      <w:hyperlink r:id="rId55" w:history="1">
        <w:r w:rsidRPr="00CD28B1">
          <w:rPr>
            <w:rStyle w:val="Hyperlink"/>
            <w:rFonts w:eastAsia="Times New Roman" w:cs="Times New Roman"/>
          </w:rPr>
          <w:t>Alethix</w:t>
        </w:r>
      </w:hyperlink>
      <w:r w:rsidRPr="00CD28B1">
        <w:rPr>
          <w:rFonts w:eastAsia="Times New Roman" w:cs="Times New Roman"/>
          <w:color w:val="000000" w:themeColor="text1"/>
        </w:rPr>
        <w:t xml:space="preserve"> all received tens of millions </w:t>
      </w:r>
      <w:r w:rsidR="00EA4CDD">
        <w:rPr>
          <w:rFonts w:eastAsia="Times New Roman" w:cs="Times New Roman"/>
          <w:color w:val="000000" w:themeColor="text1"/>
        </w:rPr>
        <w:t xml:space="preserve">of dollars </w:t>
      </w:r>
      <w:r w:rsidRPr="00CD28B1">
        <w:rPr>
          <w:rFonts w:eastAsia="Times New Roman" w:cs="Times New Roman"/>
          <w:color w:val="000000" w:themeColor="text1"/>
        </w:rPr>
        <w:t>to contribute to a</w:t>
      </w:r>
      <w:r w:rsidR="00791828">
        <w:rPr>
          <w:rFonts w:eastAsia="Times New Roman" w:cs="Times New Roman"/>
          <w:color w:val="000000" w:themeColor="text1"/>
        </w:rPr>
        <w:t>n AI-enabled</w:t>
      </w:r>
      <w:r w:rsidRPr="00CD28B1">
        <w:rPr>
          <w:rFonts w:eastAsia="Times New Roman" w:cs="Times New Roman"/>
          <w:color w:val="000000" w:themeColor="text1"/>
        </w:rPr>
        <w:t xml:space="preserve"> tool, the Repository for Analytics in a Virtualized Environment (RAVEn), that </w:t>
      </w:r>
      <w:hyperlink r:id="rId56" w:history="1">
        <w:r w:rsidRPr="00CD28B1">
          <w:rPr>
            <w:rStyle w:val="Hyperlink"/>
            <w:rFonts w:eastAsia="Times New Roman" w:cs="Times New Roman"/>
          </w:rPr>
          <w:t>allows</w:t>
        </w:r>
      </w:hyperlink>
      <w:r w:rsidRPr="00CD28B1">
        <w:rPr>
          <w:rFonts w:eastAsia="Times New Roman" w:cs="Times New Roman"/>
          <w:color w:val="000000" w:themeColor="text1"/>
        </w:rPr>
        <w:t xml:space="preserve"> investigators to search and combine information from multiple databases </w:t>
      </w:r>
      <w:r w:rsidRPr="00CD28B1">
        <w:rPr>
          <w:rFonts w:cs="Times New Roman"/>
        </w:rPr>
        <w:t>to create detailed profiles on individuals</w:t>
      </w:r>
      <w:r w:rsidR="00791828">
        <w:rPr>
          <w:rFonts w:cs="Times New Roman"/>
        </w:rPr>
        <w:t xml:space="preserve">. RAVEn, which was </w:t>
      </w:r>
      <w:hyperlink r:id="rId57" w:history="1">
        <w:r w:rsidR="00791828" w:rsidRPr="00791828">
          <w:rPr>
            <w:rStyle w:val="Hyperlink"/>
            <w:rFonts w:cs="Times New Roman"/>
          </w:rPr>
          <w:t>designed</w:t>
        </w:r>
      </w:hyperlink>
      <w:r w:rsidR="00791828">
        <w:rPr>
          <w:rFonts w:cs="Times New Roman"/>
        </w:rPr>
        <w:t xml:space="preserve"> to perform complex data analysis</w:t>
      </w:r>
      <w:r w:rsidR="009F019D">
        <w:rPr>
          <w:rFonts w:cs="Times New Roman"/>
        </w:rPr>
        <w:t>, streamlines</w:t>
      </w:r>
      <w:r w:rsidR="00791828">
        <w:rPr>
          <w:rFonts w:cs="Times New Roman"/>
        </w:rPr>
        <w:t xml:space="preserve"> </w:t>
      </w:r>
      <w:r w:rsidR="009F019D">
        <w:rPr>
          <w:rFonts w:cs="Times New Roman"/>
        </w:rPr>
        <w:t xml:space="preserve">ICE’s immigration and criminal enforcement </w:t>
      </w:r>
      <w:r w:rsidR="0004620E">
        <w:rPr>
          <w:rFonts w:cs="Times New Roman"/>
        </w:rPr>
        <w:t xml:space="preserve">and could </w:t>
      </w:r>
      <w:del w:id="85" w:author="Gabriella Sanchez" w:date="2026-07-24T13:57:00Z" w16du:dateUtc="2026-07-24T17:57:00Z">
        <w:r w:rsidR="0004620E" w:rsidDel="007C1DA6">
          <w:rPr>
            <w:rFonts w:cs="Times New Roman"/>
          </w:rPr>
          <w:delText xml:space="preserve">further </w:delText>
        </w:r>
      </w:del>
      <w:r w:rsidR="0004620E">
        <w:rPr>
          <w:rFonts w:cs="Times New Roman"/>
        </w:rPr>
        <w:t>facilitate</w:t>
      </w:r>
      <w:r w:rsidRPr="00CD28B1">
        <w:rPr>
          <w:rFonts w:cs="Times New Roman"/>
        </w:rPr>
        <w:t xml:space="preserve"> surveillance </w:t>
      </w:r>
      <w:del w:id="86" w:author="Gabriella Sanchez" w:date="2026-07-24T13:57:00Z" w16du:dateUtc="2026-07-24T17:57:00Z">
        <w:r w:rsidRPr="00CD28B1" w:rsidDel="009E6A57">
          <w:rPr>
            <w:rFonts w:cs="Times New Roman"/>
          </w:rPr>
          <w:delText xml:space="preserve">or </w:delText>
        </w:r>
      </w:del>
      <w:ins w:id="87" w:author="Gabriella Sanchez" w:date="2026-07-24T13:57:00Z" w16du:dateUtc="2026-07-24T17:57:00Z">
        <w:r w:rsidR="009E6A57">
          <w:rPr>
            <w:rFonts w:cs="Times New Roman"/>
          </w:rPr>
          <w:t>and</w:t>
        </w:r>
        <w:r w:rsidR="009E6A57" w:rsidRPr="00CD28B1">
          <w:rPr>
            <w:rFonts w:cs="Times New Roman"/>
          </w:rPr>
          <w:t xml:space="preserve"> </w:t>
        </w:r>
      </w:ins>
      <w:r w:rsidR="009F019D">
        <w:rPr>
          <w:rFonts w:cs="Times New Roman"/>
        </w:rPr>
        <w:t xml:space="preserve">the development of </w:t>
      </w:r>
      <w:hyperlink r:id="rId58" w:history="1">
        <w:r w:rsidRPr="00CD28B1">
          <w:rPr>
            <w:rStyle w:val="Hyperlink"/>
            <w:rFonts w:cs="Times New Roman"/>
          </w:rPr>
          <w:t>dubiously grounded</w:t>
        </w:r>
      </w:hyperlink>
      <w:r w:rsidRPr="00CD28B1">
        <w:rPr>
          <w:rFonts w:cs="Times New Roman"/>
        </w:rPr>
        <w:t xml:space="preserve"> </w:t>
      </w:r>
      <w:hyperlink r:id="rId59" w:history="1">
        <w:r w:rsidRPr="00CD28B1">
          <w:rPr>
            <w:rStyle w:val="Hyperlink"/>
            <w:rFonts w:cs="Times New Roman"/>
          </w:rPr>
          <w:t>criminal charges</w:t>
        </w:r>
      </w:hyperlink>
      <w:r w:rsidRPr="00CD28B1">
        <w:rPr>
          <w:rFonts w:cs="Times New Roman"/>
        </w:rPr>
        <w:t xml:space="preserve"> against protesters. These companies, along with the other leading recipients of DHS spending on surveillance technology, are listed in the figure below.</w:t>
      </w:r>
    </w:p>
    <w:p w14:paraId="029388B1" w14:textId="77777777" w:rsidR="007F7597" w:rsidRDefault="007F7597" w:rsidP="007F7597">
      <w:pPr>
        <w:spacing w:after="0"/>
        <w:rPr>
          <w:rFonts w:ascii="Times New Roman" w:eastAsia="Times New Roman" w:hAnsi="Times New Roman" w:cs="Times New Roman"/>
          <w:color w:val="000000" w:themeColor="text1"/>
        </w:rPr>
      </w:pPr>
      <w:commentRangeStart w:id="88"/>
      <w:commentRangeStart w:id="89"/>
      <w:commentRangeStart w:id="90"/>
      <w:r>
        <w:rPr>
          <w:rFonts w:ascii="Times New Roman" w:eastAsia="Times New Roman" w:hAnsi="Times New Roman" w:cs="Times New Roman"/>
          <w:noProof/>
          <w:color w:val="000000" w:themeColor="text1"/>
        </w:rPr>
        <w:lastRenderedPageBreak/>
        <w:drawing>
          <wp:inline distT="0" distB="0" distL="0" distR="0" wp14:anchorId="33DD3836" wp14:editId="56E7E9A0">
            <wp:extent cx="5143500" cy="8229600"/>
            <wp:effectExtent l="0" t="0" r="0" b="0"/>
            <wp:docPr id="452657311" name="Picture 3" descr="The image is a table listing the top 20 companies that have received the largest contracts from the Department of Homeland Security for surveillance technologies, with amounts ranging from $24.1 million to $653.2 mil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311" name="Picture 3" descr="The image is a table listing the top 20 companies that have received the largest contracts from the Department of Homeland Security for surveillance technologies, with amounts ranging from $24.1 million to $653.2 million.&#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143500" cy="8229600"/>
                    </a:xfrm>
                    <a:prstGeom prst="rect">
                      <a:avLst/>
                    </a:prstGeom>
                  </pic:spPr>
                </pic:pic>
              </a:graphicData>
            </a:graphic>
          </wp:inline>
        </w:drawing>
      </w:r>
      <w:commentRangeEnd w:id="88"/>
      <w:r w:rsidR="005410BC">
        <w:rPr>
          <w:rStyle w:val="CommentReference"/>
          <w:rFonts w:ascii="Times New Roman" w:eastAsia="Times New Roman" w:hAnsi="Times New Roman" w:cs="Times New Roman"/>
          <w:color w:val="000000" w:themeColor="text1"/>
          <w:sz w:val="24"/>
          <w:szCs w:val="24"/>
        </w:rPr>
        <w:commentReference w:id="88"/>
      </w:r>
      <w:commentRangeEnd w:id="89"/>
      <w:r w:rsidR="00625EE7">
        <w:rPr>
          <w:rStyle w:val="CommentReference"/>
          <w:rFonts w:ascii="Times New Roman" w:eastAsia="Times New Roman" w:hAnsi="Times New Roman" w:cs="Times New Roman"/>
          <w:color w:val="000000" w:themeColor="text1"/>
          <w:sz w:val="24"/>
          <w:szCs w:val="24"/>
        </w:rPr>
        <w:commentReference w:id="89"/>
      </w:r>
      <w:commentRangeEnd w:id="90"/>
      <w:r w:rsidR="006C45EE">
        <w:rPr>
          <w:rStyle w:val="CommentReference"/>
          <w:rFonts w:ascii="Times New Roman" w:eastAsia="Times New Roman" w:hAnsi="Times New Roman" w:cs="Times New Roman"/>
          <w:color w:val="000000" w:themeColor="text1"/>
          <w:sz w:val="24"/>
          <w:szCs w:val="24"/>
        </w:rPr>
        <w:commentReference w:id="90"/>
      </w:r>
    </w:p>
    <w:p w14:paraId="70EFA49F" w14:textId="246D002A" w:rsidR="007F7597" w:rsidRPr="00CD28B1" w:rsidRDefault="007F7597" w:rsidP="007F7597">
      <w:pPr>
        <w:spacing w:after="0"/>
        <w:rPr>
          <w:rFonts w:eastAsia="Times New Roman" w:cs="Times New Roman"/>
          <w:color w:val="000000" w:themeColor="text1"/>
        </w:rPr>
      </w:pPr>
      <w:r w:rsidRPr="00CD28B1">
        <w:rPr>
          <w:rFonts w:eastAsia="Times New Roman" w:cs="Times New Roman"/>
          <w:color w:val="000000" w:themeColor="text1"/>
        </w:rPr>
        <w:lastRenderedPageBreak/>
        <w:t xml:space="preserve">The department’s capacity for these expenditures has been supercharged by the massive budget boosts Congress has granted </w:t>
      </w:r>
      <w:hyperlink r:id="rId61" w:history="1">
        <w:r w:rsidRPr="00CD28B1">
          <w:rPr>
            <w:rStyle w:val="Hyperlink"/>
            <w:rFonts w:eastAsia="Times New Roman" w:cs="Times New Roman"/>
          </w:rPr>
          <w:t>DHS</w:t>
        </w:r>
      </w:hyperlink>
      <w:r w:rsidRPr="00CD28B1">
        <w:rPr>
          <w:rFonts w:eastAsia="Times New Roman" w:cs="Times New Roman"/>
          <w:color w:val="000000" w:themeColor="text1"/>
        </w:rPr>
        <w:t xml:space="preserve">, especially </w:t>
      </w:r>
      <w:hyperlink r:id="rId62" w:history="1">
        <w:r w:rsidRPr="00CD28B1">
          <w:rPr>
            <w:rStyle w:val="Hyperlink"/>
            <w:rFonts w:eastAsia="Times New Roman" w:cs="Times New Roman"/>
          </w:rPr>
          <w:t>ICE and CBP</w:t>
        </w:r>
      </w:hyperlink>
      <w:r w:rsidRPr="00CD28B1">
        <w:rPr>
          <w:rFonts w:eastAsia="Times New Roman" w:cs="Times New Roman"/>
          <w:color w:val="000000" w:themeColor="text1"/>
        </w:rPr>
        <w:t>. It is critical that Congress reassert its control over the purse and investigate the department’s acquisition and use of these powerful tools</w:t>
      </w:r>
      <w:commentRangeStart w:id="91"/>
      <w:r w:rsidRPr="00CD28B1">
        <w:rPr>
          <w:rFonts w:eastAsia="Times New Roman" w:cs="Times New Roman"/>
          <w:color w:val="000000" w:themeColor="text1"/>
        </w:rPr>
        <w:t>.</w:t>
      </w:r>
      <w:commentRangeEnd w:id="91"/>
      <w:r w:rsidR="0068464B" w:rsidRPr="00CD28B1">
        <w:rPr>
          <w:rStyle w:val="CommentReference"/>
          <w:rFonts w:eastAsia="Times New Roman" w:cs="Times New Roman"/>
          <w:color w:val="000000" w:themeColor="text1"/>
          <w:sz w:val="24"/>
          <w:szCs w:val="24"/>
        </w:rPr>
        <w:commentReference w:id="91"/>
      </w:r>
      <w:r w:rsidRPr="00CD28B1">
        <w:rPr>
          <w:rFonts w:eastAsia="Times New Roman" w:cs="Times New Roman"/>
          <w:color w:val="000000" w:themeColor="text1"/>
        </w:rPr>
        <w:t xml:space="preserve"> </w:t>
      </w:r>
    </w:p>
    <w:p w14:paraId="348B5C0E" w14:textId="77777777" w:rsidR="007F7597" w:rsidRPr="00CD28B1" w:rsidRDefault="007F7597" w:rsidP="007F7597">
      <w:pPr>
        <w:spacing w:after="0"/>
        <w:ind w:firstLine="720"/>
        <w:rPr>
          <w:rFonts w:eastAsia="Times New Roman" w:cs="Times New Roman"/>
          <w:color w:val="000000" w:themeColor="text1"/>
        </w:rPr>
      </w:pPr>
    </w:p>
    <w:p w14:paraId="61574C0B" w14:textId="77777777" w:rsidR="007F7597" w:rsidRPr="00CD28B1" w:rsidRDefault="007F7597" w:rsidP="007F7597">
      <w:pPr>
        <w:spacing w:after="0"/>
        <w:jc w:val="center"/>
        <w:rPr>
          <w:rFonts w:eastAsia="Times New Roman" w:cs="Times New Roman"/>
          <w:color w:val="000000" w:themeColor="text1"/>
        </w:rPr>
      </w:pPr>
      <w:r w:rsidRPr="00CD28B1">
        <w:rPr>
          <w:rFonts w:eastAsia="Times New Roman" w:cs="Times New Roman"/>
          <w:color w:val="000000" w:themeColor="text1"/>
        </w:rPr>
        <w:t>• • •</w:t>
      </w:r>
    </w:p>
    <w:p w14:paraId="6D0D1C5B" w14:textId="77777777" w:rsidR="007F7597" w:rsidRPr="00CD28B1" w:rsidRDefault="007F7597" w:rsidP="007F7597">
      <w:pPr>
        <w:spacing w:after="0"/>
        <w:ind w:firstLine="720"/>
        <w:rPr>
          <w:rFonts w:eastAsia="Times New Roman" w:cs="Times New Roman"/>
          <w:color w:val="000000" w:themeColor="text1"/>
        </w:rPr>
      </w:pPr>
    </w:p>
    <w:p w14:paraId="2B05D183" w14:textId="69F6D5E0" w:rsidR="007F7597" w:rsidRPr="00CD28B1" w:rsidRDefault="007F7597" w:rsidP="007F7597">
      <w:pPr>
        <w:spacing w:after="120" w:line="278" w:lineRule="auto"/>
        <w:rPr>
          <w:rFonts w:eastAsia="Times New Roman" w:cs="Times New Roman"/>
          <w:color w:val="000000" w:themeColor="text1"/>
        </w:rPr>
      </w:pPr>
      <w:r w:rsidRPr="00CD28B1">
        <w:rPr>
          <w:rFonts w:eastAsia="Times New Roman" w:cs="Times New Roman"/>
          <w:b/>
          <w:bCs/>
          <w:color w:val="000000" w:themeColor="text1"/>
        </w:rPr>
        <w:t>Notes on the table below:</w:t>
      </w:r>
      <w:r w:rsidRPr="00CD28B1">
        <w:rPr>
          <w:rFonts w:eastAsia="Times New Roman" w:cs="Times New Roman"/>
          <w:color w:val="000000" w:themeColor="text1"/>
        </w:rPr>
        <w:t xml:space="preserve"> First, the data about vendors and expenditures comes from the federal government’s publicly available </w:t>
      </w:r>
      <w:hyperlink r:id="rId63">
        <w:r w:rsidRPr="00CD28B1">
          <w:rPr>
            <w:rStyle w:val="Hyperlink"/>
            <w:rFonts w:cs="Times New Roman"/>
          </w:rPr>
          <w:t>database</w:t>
        </w:r>
      </w:hyperlink>
      <w:r w:rsidRPr="00CD28B1">
        <w:rPr>
          <w:rFonts w:eastAsia="Times New Roman" w:cs="Times New Roman"/>
          <w:color w:val="000000" w:themeColor="text1"/>
        </w:rPr>
        <w:t xml:space="preserve"> of contracting information. However, contract descriptions are sparse, technology is often purchased through intermediaries,</w:t>
      </w:r>
      <w:r w:rsidRPr="00CD28B1">
        <w:rPr>
          <w:rStyle w:val="FootnoteReference"/>
          <w:rFonts w:eastAsia="Times New Roman" w:cs="Times New Roman"/>
          <w:color w:val="000000" w:themeColor="text1"/>
        </w:rPr>
        <w:footnoteReference w:id="1"/>
      </w:r>
      <w:r w:rsidRPr="00CD28B1">
        <w:rPr>
          <w:rFonts w:eastAsia="Times New Roman" w:cs="Times New Roman"/>
          <w:color w:val="000000" w:themeColor="text1"/>
        </w:rPr>
        <w:t xml:space="preserve"> and there is no way to filter by surveillance-related contracts, making it challenging to gather a full picture. As a result, the listed costs represent the minimum amount DHS may have spent on these tools. Additionally, some contracts are for a single tool or a set of tools that could fall into multiple categories. Nevertheless, each contract is listed under just one primary category to avoid repetition.</w:t>
      </w:r>
    </w:p>
    <w:p w14:paraId="19434B36" w14:textId="47689145" w:rsidR="007F7597" w:rsidRPr="00CD28B1" w:rsidRDefault="007F7597"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t xml:space="preserve">Second, the </w:t>
      </w:r>
      <w:del w:id="96" w:author="Gabriella Sanchez" w:date="2026-07-27T11:24:00Z" w16du:dateUtc="2026-07-27T15:24:00Z">
        <w:r w:rsidRPr="00CD28B1" w:rsidDel="001E5BEB">
          <w:rPr>
            <w:rFonts w:eastAsia="Times New Roman" w:cs="Times New Roman"/>
            <w:color w:val="000000" w:themeColor="text1"/>
          </w:rPr>
          <w:delText xml:space="preserve">charts </w:delText>
        </w:r>
      </w:del>
      <w:ins w:id="97" w:author="Gabriella Sanchez" w:date="2026-07-27T11:24:00Z" w16du:dateUtc="2026-07-27T15:24:00Z">
        <w:r w:rsidR="001E5BEB">
          <w:rPr>
            <w:rFonts w:eastAsia="Times New Roman" w:cs="Times New Roman"/>
            <w:color w:val="000000" w:themeColor="text1"/>
          </w:rPr>
          <w:t>table</w:t>
        </w:r>
        <w:r w:rsidR="001E5BEB" w:rsidRPr="00CD28B1">
          <w:rPr>
            <w:rFonts w:eastAsia="Times New Roman" w:cs="Times New Roman"/>
            <w:color w:val="000000" w:themeColor="text1"/>
          </w:rPr>
          <w:t xml:space="preserve"> </w:t>
        </w:r>
      </w:ins>
      <w:r w:rsidRPr="00CD28B1">
        <w:rPr>
          <w:rFonts w:eastAsia="Times New Roman" w:cs="Times New Roman"/>
          <w:color w:val="000000" w:themeColor="text1"/>
        </w:rPr>
        <w:t>below include</w:t>
      </w:r>
      <w:ins w:id="98" w:author="Gabriella Sanchez" w:date="2026-07-27T11:24:00Z" w16du:dateUtc="2026-07-27T15:24:00Z">
        <w:r w:rsidR="001E5BEB">
          <w:rPr>
            <w:rFonts w:eastAsia="Times New Roman" w:cs="Times New Roman"/>
            <w:color w:val="000000" w:themeColor="text1"/>
          </w:rPr>
          <w:t>s</w:t>
        </w:r>
      </w:ins>
      <w:r w:rsidRPr="00CD28B1">
        <w:rPr>
          <w:rFonts w:eastAsia="Times New Roman" w:cs="Times New Roman"/>
          <w:color w:val="000000" w:themeColor="text1"/>
        </w:rPr>
        <w:t xml:space="preserve"> several acronyms. PIA refers to Privacy Impact Assessment and PTA refers to Privacy Threshold Analysis, documents that federal agencies </w:t>
      </w:r>
      <w:hyperlink r:id="rId64" w:history="1">
        <w:r w:rsidRPr="00CD28B1">
          <w:rPr>
            <w:rStyle w:val="Hyperlink"/>
            <w:rFonts w:eastAsia="Times New Roman" w:cs="Times New Roman"/>
          </w:rPr>
          <w:t>are</w:t>
        </w:r>
      </w:hyperlink>
      <w:r w:rsidRPr="00CD28B1">
        <w:rPr>
          <w:rFonts w:eastAsia="Times New Roman" w:cs="Times New Roman"/>
          <w:color w:val="000000" w:themeColor="text1"/>
        </w:rPr>
        <w:t xml:space="preserve"> </w:t>
      </w:r>
      <w:hyperlink r:id="rId65" w:history="1">
        <w:r w:rsidRPr="00CD28B1">
          <w:rPr>
            <w:rStyle w:val="Hyperlink"/>
            <w:rFonts w:eastAsia="Times New Roman" w:cs="Times New Roman"/>
          </w:rPr>
          <w:t>required</w:t>
        </w:r>
      </w:hyperlink>
      <w:r w:rsidRPr="00CD28B1">
        <w:rPr>
          <w:rFonts w:eastAsia="Times New Roman" w:cs="Times New Roman"/>
          <w:color w:val="000000" w:themeColor="text1"/>
        </w:rPr>
        <w:t xml:space="preserve"> to produce for each computer system that collects personally identifiable information in order to identify privacy risks and explain how they are mitigated. I</w:t>
      </w:r>
      <w:del w:id="99" w:author="Gabriella Sanchez" w:date="2026-07-27T11:27:00Z" w16du:dateUtc="2026-07-27T15:27:00Z">
        <w:r w:rsidRPr="00CD28B1" w:rsidDel="00B3320E">
          <w:rPr>
            <w:rFonts w:eastAsia="Times New Roman" w:cs="Times New Roman"/>
            <w:color w:val="000000" w:themeColor="text1"/>
          </w:rPr>
          <w:delText>mmigration and Customs Enforcement (ICE)</w:delText>
        </w:r>
      </w:del>
      <w:ins w:id="100" w:author="Gabriella Sanchez" w:date="2026-07-27T11:27:00Z" w16du:dateUtc="2026-07-27T15:27:00Z">
        <w:r w:rsidR="00B3320E">
          <w:rPr>
            <w:rFonts w:eastAsia="Times New Roman" w:cs="Times New Roman"/>
            <w:color w:val="000000" w:themeColor="text1"/>
          </w:rPr>
          <w:t>CE</w:t>
        </w:r>
      </w:ins>
      <w:r w:rsidRPr="00CD28B1">
        <w:rPr>
          <w:rFonts w:eastAsia="Times New Roman" w:cs="Times New Roman"/>
          <w:color w:val="000000" w:themeColor="text1"/>
        </w:rPr>
        <w:t xml:space="preserve"> consists of two units: Enforcement and Removal Operations (ERO), which is responsible for arresting, detaining, and deporting immigrants within the </w:t>
      </w:r>
      <w:del w:id="101" w:author="Gabriella Sanchez" w:date="2026-07-27T11:27:00Z" w16du:dateUtc="2026-07-27T15:27:00Z">
        <w:r w:rsidRPr="00CD28B1" w:rsidDel="00B434EA">
          <w:rPr>
            <w:rFonts w:eastAsia="Times New Roman" w:cs="Times New Roman"/>
            <w:color w:val="000000" w:themeColor="text1"/>
          </w:rPr>
          <w:delText>country</w:delText>
        </w:r>
      </w:del>
      <w:ins w:id="102" w:author="Gabriella Sanchez" w:date="2026-07-27T11:27:00Z" w16du:dateUtc="2026-07-27T15:27:00Z">
        <w:r w:rsidR="00B434EA">
          <w:rPr>
            <w:rFonts w:eastAsia="Times New Roman" w:cs="Times New Roman"/>
            <w:color w:val="000000" w:themeColor="text1"/>
          </w:rPr>
          <w:t>United States</w:t>
        </w:r>
      </w:ins>
      <w:r w:rsidRPr="00CD28B1">
        <w:rPr>
          <w:rFonts w:eastAsia="Times New Roman" w:cs="Times New Roman"/>
          <w:color w:val="000000" w:themeColor="text1"/>
        </w:rPr>
        <w:t>, and Homeland Security Investigations (</w:t>
      </w:r>
      <w:hyperlink r:id="rId66" w:history="1">
        <w:r w:rsidRPr="00CD28B1">
          <w:rPr>
            <w:rStyle w:val="Hyperlink"/>
            <w:rFonts w:eastAsia="Times New Roman" w:cs="Times New Roman"/>
          </w:rPr>
          <w:t>HSI</w:t>
        </w:r>
      </w:hyperlink>
      <w:r w:rsidRPr="00CD28B1">
        <w:rPr>
          <w:rFonts w:eastAsia="Times New Roman" w:cs="Times New Roman"/>
          <w:color w:val="000000" w:themeColor="text1"/>
        </w:rPr>
        <w:t xml:space="preserve">), which is responsible for investigating transnational crime, although in practice, many HSI agents have been </w:t>
      </w:r>
      <w:hyperlink r:id="rId67" w:history="1">
        <w:r w:rsidRPr="00CD28B1">
          <w:rPr>
            <w:rStyle w:val="Hyperlink"/>
            <w:rFonts w:eastAsia="Times New Roman" w:cs="Times New Roman"/>
          </w:rPr>
          <w:t>pulled</w:t>
        </w:r>
      </w:hyperlink>
      <w:r w:rsidRPr="00CD28B1">
        <w:rPr>
          <w:rFonts w:eastAsia="Times New Roman" w:cs="Times New Roman"/>
          <w:color w:val="000000" w:themeColor="text1"/>
        </w:rPr>
        <w:t xml:space="preserve"> into interior enforcement. </w:t>
      </w:r>
    </w:p>
    <w:p w14:paraId="45A90812" w14:textId="37DF7C2C" w:rsidR="007F7597" w:rsidRPr="00CD28B1" w:rsidRDefault="007F7597" w:rsidP="007F7597">
      <w:pPr>
        <w:spacing w:after="120" w:line="278" w:lineRule="auto"/>
        <w:rPr>
          <w:rFonts w:eastAsia="Times New Roman" w:cs="Times New Roman"/>
          <w:color w:val="000000" w:themeColor="text1"/>
        </w:rPr>
      </w:pPr>
      <w:r w:rsidRPr="00CD28B1">
        <w:rPr>
          <w:rFonts w:eastAsia="Times New Roman" w:cs="Times New Roman"/>
          <w:color w:val="000000" w:themeColor="text1"/>
        </w:rPr>
        <w:t xml:space="preserve">The other subcomponents of DHS referenced in </w:t>
      </w:r>
      <w:del w:id="103" w:author="Gabriella Sanchez" w:date="2026-07-27T11:27:00Z" w16du:dateUtc="2026-07-27T15:27:00Z">
        <w:r w:rsidRPr="00CD28B1" w:rsidDel="00B434EA">
          <w:rPr>
            <w:rFonts w:eastAsia="Times New Roman" w:cs="Times New Roman"/>
            <w:color w:val="000000" w:themeColor="text1"/>
          </w:rPr>
          <w:delText xml:space="preserve">these </w:delText>
        </w:r>
      </w:del>
      <w:ins w:id="104" w:author="Gabriella Sanchez" w:date="2026-07-27T11:27:00Z" w16du:dateUtc="2026-07-27T15:27:00Z">
        <w:r w:rsidR="00B434EA" w:rsidRPr="00CD28B1">
          <w:rPr>
            <w:rFonts w:eastAsia="Times New Roman" w:cs="Times New Roman"/>
            <w:color w:val="000000" w:themeColor="text1"/>
          </w:rPr>
          <w:t>th</w:t>
        </w:r>
        <w:r w:rsidR="00B102B8">
          <w:rPr>
            <w:rFonts w:eastAsia="Times New Roman" w:cs="Times New Roman"/>
            <w:color w:val="000000" w:themeColor="text1"/>
          </w:rPr>
          <w:t>e</w:t>
        </w:r>
        <w:r w:rsidR="00B434EA" w:rsidRPr="00CD28B1">
          <w:rPr>
            <w:rFonts w:eastAsia="Times New Roman" w:cs="Times New Roman"/>
            <w:color w:val="000000" w:themeColor="text1"/>
          </w:rPr>
          <w:t xml:space="preserve"> </w:t>
        </w:r>
      </w:ins>
      <w:r w:rsidRPr="00CD28B1">
        <w:rPr>
          <w:rFonts w:eastAsia="Times New Roman" w:cs="Times New Roman"/>
          <w:color w:val="000000" w:themeColor="text1"/>
        </w:rPr>
        <w:t>table</w:t>
      </w:r>
      <w:del w:id="105" w:author="Gabriella Sanchez" w:date="2026-07-27T11:27:00Z" w16du:dateUtc="2026-07-27T15:27:00Z">
        <w:r w:rsidRPr="00CD28B1" w:rsidDel="00B434EA">
          <w:rPr>
            <w:rFonts w:eastAsia="Times New Roman" w:cs="Times New Roman"/>
            <w:color w:val="000000" w:themeColor="text1"/>
          </w:rPr>
          <w:delText>s</w:delText>
        </w:r>
      </w:del>
      <w:r w:rsidRPr="00CD28B1">
        <w:rPr>
          <w:rFonts w:eastAsia="Times New Roman" w:cs="Times New Roman"/>
          <w:color w:val="000000" w:themeColor="text1"/>
        </w:rPr>
        <w:t xml:space="preserve"> are: Customs and Border Protection (CBP); U.S. Secret Service (USSS); the Office of Intelligence and Analysis (</w:t>
      </w:r>
      <w:r w:rsidRPr="00CD28B1">
        <w:t>I&amp;A</w:t>
      </w:r>
      <w:r w:rsidRPr="00CD28B1">
        <w:rPr>
          <w:rFonts w:eastAsia="Times New Roman" w:cs="Times New Roman"/>
          <w:color w:val="000000" w:themeColor="text1"/>
        </w:rPr>
        <w:t xml:space="preserve">), the </w:t>
      </w:r>
      <w:hyperlink r:id="rId68" w:history="1">
        <w:r w:rsidRPr="00CD28B1">
          <w:rPr>
            <w:rStyle w:val="Hyperlink"/>
            <w:rFonts w:eastAsia="Times New Roman" w:cs="Times New Roman"/>
          </w:rPr>
          <w:t>intelligence unit</w:t>
        </w:r>
      </w:hyperlink>
      <w:r w:rsidRPr="00CD28B1">
        <w:rPr>
          <w:rFonts w:eastAsia="Times New Roman" w:cs="Times New Roman"/>
          <w:color w:val="000000" w:themeColor="text1"/>
        </w:rPr>
        <w:t xml:space="preserve"> for the department; the Federal Protective Service (</w:t>
      </w:r>
      <w:r w:rsidRPr="00CD28B1">
        <w:t>FPS</w:t>
      </w:r>
      <w:r w:rsidRPr="00CD28B1">
        <w:rPr>
          <w:rFonts w:eastAsia="Times New Roman" w:cs="Times New Roman"/>
          <w:color w:val="000000" w:themeColor="text1"/>
        </w:rPr>
        <w:t xml:space="preserve">), which is responsible for protecting federal facilities, though it operates </w:t>
      </w:r>
      <w:hyperlink r:id="rId69" w:history="1">
        <w:r w:rsidRPr="00CD28B1">
          <w:rPr>
            <w:rStyle w:val="Hyperlink"/>
            <w:rFonts w:eastAsia="Times New Roman" w:cs="Times New Roman"/>
          </w:rPr>
          <w:t>far beyond</w:t>
        </w:r>
      </w:hyperlink>
      <w:r w:rsidRPr="00CD28B1">
        <w:rPr>
          <w:rFonts w:eastAsia="Times New Roman" w:cs="Times New Roman"/>
          <w:color w:val="000000" w:themeColor="text1"/>
        </w:rPr>
        <w:t xml:space="preserve"> those boundaries; the Science and Technology Directorate (S&amp;T), which coordinates research and development of new technologies; and U.S. Citizenship and Immigration Services </w:t>
      </w:r>
      <w:r w:rsidRPr="00CD28B1">
        <w:rPr>
          <w:rFonts w:eastAsia="Times New Roman" w:cs="Times New Roman"/>
          <w:color w:val="000000" w:themeColor="text1"/>
        </w:rPr>
        <w:lastRenderedPageBreak/>
        <w:t>(USCIS), which handles applications for immigration-related services</w:t>
      </w:r>
      <w:ins w:id="106" w:author="Gabriella Sanchez" w:date="2026-07-27T11:28:00Z" w16du:dateUtc="2026-07-27T15:28:00Z">
        <w:r w:rsidR="008A3541">
          <w:rPr>
            <w:rFonts w:eastAsia="Times New Roman" w:cs="Times New Roman"/>
            <w:color w:val="000000" w:themeColor="text1"/>
          </w:rPr>
          <w:t>,</w:t>
        </w:r>
      </w:ins>
      <w:r w:rsidRPr="00CD28B1">
        <w:rPr>
          <w:rFonts w:eastAsia="Times New Roman" w:cs="Times New Roman"/>
          <w:color w:val="000000" w:themeColor="text1"/>
        </w:rPr>
        <w:t xml:space="preserve"> such as changing visa status or obtaining a green card.</w:t>
      </w:r>
    </w:p>
    <w:p w14:paraId="00A76FE3" w14:textId="77777777" w:rsidR="007F7597" w:rsidRDefault="007F7597" w:rsidP="007F7597">
      <w:pPr>
        <w:spacing w:after="0"/>
        <w:rPr>
          <w:rFonts w:ascii="Times New Roman" w:eastAsia="Times New Roman" w:hAnsi="Times New Roman" w:cs="Times New Roman"/>
          <w:color w:val="000000" w:themeColor="text1"/>
        </w:rPr>
      </w:pPr>
    </w:p>
    <w:p w14:paraId="327C06AC" w14:textId="77777777" w:rsidR="007F7597" w:rsidRDefault="007F7597" w:rsidP="007F7597">
      <w:pPr>
        <w:pStyle w:val="ListParagraph"/>
        <w:numPr>
          <w:ilvl w:val="0"/>
          <w:numId w:val="1"/>
        </w:numPr>
        <w:spacing w:after="0"/>
        <w:contextualSpacing w:val="0"/>
      </w:pPr>
      <w:r>
        <w:t>Video Surveillance</w:t>
      </w:r>
    </w:p>
    <w:tbl>
      <w:tblPr>
        <w:tblStyle w:val="TableGrid"/>
        <w:tblW w:w="9432" w:type="dxa"/>
        <w:tblLook w:val="06A0" w:firstRow="1" w:lastRow="0" w:firstColumn="1" w:lastColumn="0" w:noHBand="1" w:noVBand="1"/>
      </w:tblPr>
      <w:tblGrid>
        <w:gridCol w:w="1870"/>
        <w:gridCol w:w="2473"/>
        <w:gridCol w:w="2552"/>
        <w:gridCol w:w="2537"/>
      </w:tblGrid>
      <w:tr w:rsidR="007F7597" w14:paraId="37630EA2"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18B898" w14:textId="77777777" w:rsidR="007F7597" w:rsidRDefault="007F7597" w:rsidP="00C86ED5">
            <w:pPr>
              <w:rPr>
                <w:b/>
                <w:bCs/>
              </w:rPr>
            </w:pPr>
            <w:r>
              <w:rPr>
                <w:b/>
                <w:bCs/>
              </w:rPr>
              <w:t>Type of Video Surveillance</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6E88D4" w14:textId="77777777" w:rsidR="007F7597" w:rsidRDefault="007F7597" w:rsidP="00C86ED5">
            <w:pPr>
              <w:rPr>
                <w:b/>
                <w:bCs/>
                <w:vertAlign w:val="superscript"/>
              </w:rPr>
            </w:pPr>
            <w:r w:rsidRPr="6604E1D9">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841ADC" w14:textId="77777777" w:rsidR="007F7597" w:rsidRDefault="007F7597" w:rsidP="00C86ED5">
            <w:pPr>
              <w:rPr>
                <w:b/>
                <w:bCs/>
              </w:rPr>
            </w:pPr>
            <w:r>
              <w:rPr>
                <w:b/>
                <w:bCs/>
              </w:rPr>
              <w:t>Further Information on Capabilities, Uses, and Abuses</w:t>
            </w:r>
            <w:r w:rsidRPr="6604E1D9" w:rsidDel="004D665F">
              <w:rPr>
                <w:b/>
                <w:bCs/>
              </w:rPr>
              <w:t xml:space="preserve"> </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074EB3" w14:textId="77777777" w:rsidR="007F7597" w:rsidRDefault="007F7597" w:rsidP="00C86ED5">
            <w:pPr>
              <w:rPr>
                <w:b/>
                <w:bCs/>
              </w:rPr>
            </w:pPr>
            <w:r>
              <w:rPr>
                <w:b/>
                <w:bCs/>
              </w:rPr>
              <w:t xml:space="preserve">DHS </w:t>
            </w:r>
            <w:r w:rsidRPr="6604E1D9">
              <w:rPr>
                <w:b/>
                <w:bCs/>
              </w:rPr>
              <w:t>Policies</w:t>
            </w:r>
            <w:r>
              <w:rPr>
                <w:b/>
                <w:bCs/>
              </w:rPr>
              <w:t xml:space="preserve"> and Other DHS Resources</w:t>
            </w:r>
          </w:p>
        </w:tc>
      </w:tr>
      <w:tr w:rsidR="007F7597" w14:paraId="4B48AEAF" w14:textId="77777777" w:rsidTr="00C86ED5">
        <w:trPr>
          <w:trHeight w:val="48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351C03" w14:textId="5D024957" w:rsidR="007F7597" w:rsidRDefault="007F7597" w:rsidP="00C86ED5">
            <w:commentRangeStart w:id="107"/>
            <w:commentRangeStart w:id="108"/>
            <w:commentRangeStart w:id="109"/>
            <w:r w:rsidRPr="6604E1D9">
              <w:rPr>
                <w:b/>
                <w:bCs/>
              </w:rPr>
              <w:t>Drones</w:t>
            </w:r>
            <w:r w:rsidRPr="00705250">
              <w:rPr>
                <w:b/>
                <w:bCs/>
              </w:rPr>
              <w:t>.</w:t>
            </w:r>
            <w:r>
              <w:t xml:space="preserve"> Often called unmanned aerial systems, drones have been used to </w:t>
            </w:r>
            <w:hyperlink r:id="rId70">
              <w:r w:rsidRPr="6604E1D9">
                <w:rPr>
                  <w:rStyle w:val="Hyperlink"/>
                </w:rPr>
                <w:t>watch</w:t>
              </w:r>
            </w:hyperlink>
            <w:r>
              <w:t xml:space="preserve"> and </w:t>
            </w:r>
            <w:hyperlink r:id="rId71">
              <w:r w:rsidRPr="6604E1D9">
                <w:rPr>
                  <w:rStyle w:val="Hyperlink"/>
                </w:rPr>
                <w:t>record</w:t>
              </w:r>
            </w:hyperlink>
            <w:r>
              <w:t xml:space="preserve"> protests, as well as to assist during large-scale immigration </w:t>
            </w:r>
            <w:hyperlink r:id="rId72">
              <w:r w:rsidRPr="6604E1D9">
                <w:rPr>
                  <w:rStyle w:val="Hyperlink"/>
                </w:rPr>
                <w:t>raids</w:t>
              </w:r>
            </w:hyperlink>
            <w:r>
              <w:t>.</w:t>
            </w:r>
            <w:commentRangeEnd w:id="107"/>
            <w:r w:rsidR="005410BC">
              <w:rPr>
                <w:rStyle w:val="CommentReference"/>
                <w:sz w:val="24"/>
                <w:szCs w:val="24"/>
              </w:rPr>
              <w:commentReference w:id="107"/>
            </w:r>
            <w:commentRangeEnd w:id="108"/>
            <w:r w:rsidR="00625EE7">
              <w:rPr>
                <w:rStyle w:val="CommentReference"/>
                <w:sz w:val="24"/>
                <w:szCs w:val="24"/>
              </w:rPr>
              <w:commentReference w:id="108"/>
            </w:r>
            <w:commentRangeEnd w:id="109"/>
            <w:r w:rsidR="0034254A">
              <w:rPr>
                <w:rStyle w:val="CommentReference"/>
                <w:sz w:val="24"/>
                <w:szCs w:val="24"/>
              </w:rPr>
              <w:commentReference w:id="109"/>
            </w:r>
            <w:r w:rsidR="00042443">
              <w:t xml:space="preserve"> </w:t>
            </w:r>
            <w:r w:rsidR="00042443" w:rsidRPr="00422482">
              <w:rPr>
                <w:highlight w:val="yellow"/>
              </w:rPr>
              <w:t xml:space="preserve">Drones are </w:t>
            </w:r>
            <w:hyperlink r:id="rId73" w:history="1">
              <w:r w:rsidR="00042443" w:rsidRPr="00422482">
                <w:rPr>
                  <w:rStyle w:val="Hyperlink"/>
                  <w:highlight w:val="yellow"/>
                </w:rPr>
                <w:t>also used</w:t>
              </w:r>
            </w:hyperlink>
            <w:r w:rsidR="00042443" w:rsidRPr="00422482">
              <w:rPr>
                <w:highlight w:val="yellow"/>
              </w:rPr>
              <w:t xml:space="preserve"> for </w:t>
            </w:r>
            <w:r w:rsidR="005C67FD" w:rsidRPr="00422482">
              <w:rPr>
                <w:highlight w:val="yellow"/>
              </w:rPr>
              <w:t xml:space="preserve">a range of other purposes, including </w:t>
            </w:r>
            <w:r w:rsidR="00042443" w:rsidRPr="00422482">
              <w:rPr>
                <w:highlight w:val="yellow"/>
              </w:rPr>
              <w:t xml:space="preserve">border surveillance, </w:t>
            </w:r>
            <w:r w:rsidR="005C67FD" w:rsidRPr="00422482">
              <w:rPr>
                <w:highlight w:val="yellow"/>
              </w:rPr>
              <w:t>critical infrastructure</w:t>
            </w:r>
            <w:r w:rsidR="00027B1B" w:rsidRPr="00422482">
              <w:rPr>
                <w:highlight w:val="yellow"/>
              </w:rPr>
              <w:t xml:space="preserve"> assessments</w:t>
            </w:r>
            <w:r w:rsidR="00042443" w:rsidRPr="00422482">
              <w:rPr>
                <w:highlight w:val="yellow"/>
              </w:rPr>
              <w:t>, and search and rescue operations.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80A404" w14:textId="77777777" w:rsidR="007F7597" w:rsidRDefault="007F7597" w:rsidP="00C86ED5">
            <w:r w:rsidRPr="58507186">
              <w:t xml:space="preserve">Total: </w:t>
            </w:r>
            <w:r>
              <w:t>A</w:t>
            </w:r>
            <w:r w:rsidRPr="58507186">
              <w:t>t least $6</w:t>
            </w:r>
            <w:r>
              <w:t>83</w:t>
            </w:r>
            <w:r w:rsidRPr="58507186">
              <w:t>.</w:t>
            </w:r>
            <w:r>
              <w:t>9</w:t>
            </w:r>
            <w:r w:rsidRPr="58507186">
              <w:t xml:space="preserve"> million</w:t>
            </w:r>
          </w:p>
          <w:p w14:paraId="1020E9EC" w14:textId="77777777" w:rsidR="007F7597" w:rsidRDefault="007F7597" w:rsidP="00C86ED5">
            <w:r w:rsidRPr="22DE7F07">
              <w:t xml:space="preserve"> </w:t>
            </w:r>
          </w:p>
          <w:p w14:paraId="59BACC9D" w14:textId="77777777" w:rsidR="007F7597" w:rsidRDefault="007F7597" w:rsidP="00C86ED5">
            <w:r w:rsidRPr="58507186">
              <w:t>General Atomics</w:t>
            </w:r>
            <w:r>
              <w:t xml:space="preserve"> (CBP)</w:t>
            </w:r>
            <w:r w:rsidRPr="58507186">
              <w:t>: $6</w:t>
            </w:r>
            <w:r>
              <w:t>53</w:t>
            </w:r>
            <w:r w:rsidRPr="58507186">
              <w:t>.</w:t>
            </w:r>
            <w:r>
              <w:t>2</w:t>
            </w:r>
            <w:r w:rsidRPr="58507186">
              <w:t xml:space="preserve"> million</w:t>
            </w:r>
          </w:p>
          <w:p w14:paraId="6E48809E" w14:textId="77777777" w:rsidR="007F7597" w:rsidRDefault="007F7597" w:rsidP="007F7597">
            <w:pPr>
              <w:pStyle w:val="ListParagraph"/>
              <w:numPr>
                <w:ilvl w:val="0"/>
                <w:numId w:val="15"/>
              </w:numPr>
              <w:spacing w:line="240" w:lineRule="auto"/>
              <w:ind w:left="360" w:hanging="216"/>
            </w:pPr>
            <w:r>
              <w:t>2026: $288.5 million</w:t>
            </w:r>
          </w:p>
          <w:p w14:paraId="6E7B2894" w14:textId="77777777" w:rsidR="007F7597" w:rsidRDefault="007F7597" w:rsidP="007F7597">
            <w:pPr>
              <w:pStyle w:val="ListParagraph"/>
              <w:numPr>
                <w:ilvl w:val="0"/>
                <w:numId w:val="15"/>
              </w:numPr>
              <w:spacing w:line="240" w:lineRule="auto"/>
              <w:ind w:left="360" w:hanging="216"/>
            </w:pPr>
            <w:r w:rsidRPr="58507186">
              <w:t>2025: $65.6 million</w:t>
            </w:r>
          </w:p>
          <w:p w14:paraId="05D0A749" w14:textId="77777777" w:rsidR="007F7597" w:rsidRDefault="007F7597" w:rsidP="007F7597">
            <w:pPr>
              <w:pStyle w:val="ListParagraph"/>
              <w:numPr>
                <w:ilvl w:val="0"/>
                <w:numId w:val="15"/>
              </w:numPr>
              <w:spacing w:line="240" w:lineRule="auto"/>
              <w:ind w:left="360" w:hanging="216"/>
            </w:pPr>
            <w:r w:rsidRPr="58507186">
              <w:t>2024: $80.8 million</w:t>
            </w:r>
          </w:p>
          <w:p w14:paraId="30AE5631" w14:textId="77777777" w:rsidR="007F7597" w:rsidRDefault="007F7597" w:rsidP="007F7597">
            <w:pPr>
              <w:pStyle w:val="ListParagraph"/>
              <w:numPr>
                <w:ilvl w:val="0"/>
                <w:numId w:val="15"/>
              </w:numPr>
              <w:spacing w:line="240" w:lineRule="auto"/>
              <w:ind w:left="360" w:hanging="216"/>
            </w:pPr>
            <w:r w:rsidRPr="58507186">
              <w:t>2023: $63.9 million</w:t>
            </w:r>
          </w:p>
          <w:p w14:paraId="2B2D51E5" w14:textId="77777777" w:rsidR="007F7597" w:rsidRDefault="007F7597" w:rsidP="007F7597">
            <w:pPr>
              <w:pStyle w:val="ListParagraph"/>
              <w:numPr>
                <w:ilvl w:val="0"/>
                <w:numId w:val="15"/>
              </w:numPr>
              <w:spacing w:line="240" w:lineRule="auto"/>
              <w:ind w:left="360" w:hanging="216"/>
            </w:pPr>
            <w:r w:rsidRPr="58507186">
              <w:t>2022: $68.8 million</w:t>
            </w:r>
          </w:p>
          <w:p w14:paraId="04AB8B99" w14:textId="77777777" w:rsidR="007F7597" w:rsidRDefault="007F7597" w:rsidP="007F7597">
            <w:pPr>
              <w:pStyle w:val="ListParagraph"/>
              <w:numPr>
                <w:ilvl w:val="0"/>
                <w:numId w:val="15"/>
              </w:numPr>
              <w:spacing w:line="240" w:lineRule="auto"/>
              <w:ind w:left="360" w:hanging="216"/>
            </w:pPr>
            <w:r w:rsidRPr="58507186">
              <w:t>2021: $85.6 million</w:t>
            </w:r>
          </w:p>
          <w:p w14:paraId="4417120C" w14:textId="77777777" w:rsidR="007F7597" w:rsidRDefault="007F7597" w:rsidP="00C86ED5"/>
          <w:p w14:paraId="441C294E" w14:textId="77777777" w:rsidR="007F7597" w:rsidRDefault="007F7597" w:rsidP="00C86ED5">
            <w:r>
              <w:t>MTSI (CBP): $13.2 million</w:t>
            </w:r>
          </w:p>
          <w:p w14:paraId="0769721A" w14:textId="77777777" w:rsidR="007F7597" w:rsidRDefault="007F7597" w:rsidP="007F7597">
            <w:pPr>
              <w:pStyle w:val="ListParagraph"/>
              <w:numPr>
                <w:ilvl w:val="0"/>
                <w:numId w:val="15"/>
              </w:numPr>
              <w:spacing w:line="240" w:lineRule="auto"/>
              <w:ind w:left="360" w:hanging="216"/>
            </w:pPr>
            <w:r>
              <w:t>2026: $3.1 million</w:t>
            </w:r>
          </w:p>
          <w:p w14:paraId="734AFDF9" w14:textId="77777777" w:rsidR="007F7597" w:rsidRDefault="007F7597" w:rsidP="007F7597">
            <w:pPr>
              <w:pStyle w:val="ListParagraph"/>
              <w:numPr>
                <w:ilvl w:val="0"/>
                <w:numId w:val="15"/>
              </w:numPr>
              <w:spacing w:line="240" w:lineRule="auto"/>
              <w:ind w:left="360" w:hanging="216"/>
            </w:pPr>
            <w:r>
              <w:t>2025: $2.8 million</w:t>
            </w:r>
          </w:p>
          <w:p w14:paraId="1EFE31F2" w14:textId="77777777" w:rsidR="007F7597" w:rsidRDefault="007F7597" w:rsidP="007F7597">
            <w:pPr>
              <w:pStyle w:val="ListParagraph"/>
              <w:numPr>
                <w:ilvl w:val="0"/>
                <w:numId w:val="15"/>
              </w:numPr>
              <w:spacing w:line="240" w:lineRule="auto"/>
              <w:ind w:left="360" w:hanging="216"/>
            </w:pPr>
            <w:r>
              <w:t>2024: $2.4 million</w:t>
            </w:r>
          </w:p>
          <w:p w14:paraId="18CEC764" w14:textId="77777777" w:rsidR="007F7597" w:rsidRDefault="007F7597" w:rsidP="007F7597">
            <w:pPr>
              <w:pStyle w:val="ListParagraph"/>
              <w:numPr>
                <w:ilvl w:val="0"/>
                <w:numId w:val="15"/>
              </w:numPr>
              <w:spacing w:line="240" w:lineRule="auto"/>
              <w:ind w:left="360" w:hanging="216"/>
            </w:pPr>
            <w:r>
              <w:t>2023: $2.2 million</w:t>
            </w:r>
          </w:p>
          <w:p w14:paraId="4FC3FCD4" w14:textId="77777777" w:rsidR="007F7597" w:rsidRDefault="007F7597" w:rsidP="007F7597">
            <w:pPr>
              <w:pStyle w:val="ListParagraph"/>
              <w:numPr>
                <w:ilvl w:val="0"/>
                <w:numId w:val="15"/>
              </w:numPr>
              <w:spacing w:line="240" w:lineRule="auto"/>
              <w:ind w:left="360" w:hanging="216"/>
            </w:pPr>
            <w:r>
              <w:t>2022: $2.7 million</w:t>
            </w:r>
          </w:p>
          <w:p w14:paraId="2CC71F04" w14:textId="77777777" w:rsidR="007F7597" w:rsidRDefault="007F7597" w:rsidP="00C86ED5"/>
          <w:p w14:paraId="6DFDB9A9" w14:textId="77777777" w:rsidR="007F7597" w:rsidRDefault="007F7597" w:rsidP="00C86ED5">
            <w:r>
              <w:t>Skydio (CBP, ICE, USSS): $11.5 million</w:t>
            </w:r>
          </w:p>
          <w:p w14:paraId="39C88719" w14:textId="77777777" w:rsidR="007F7597" w:rsidRDefault="007F7597" w:rsidP="007F7597">
            <w:pPr>
              <w:pStyle w:val="ListParagraph"/>
              <w:numPr>
                <w:ilvl w:val="0"/>
                <w:numId w:val="6"/>
              </w:numPr>
              <w:spacing w:line="240" w:lineRule="auto"/>
              <w:ind w:left="360" w:hanging="216"/>
            </w:pPr>
            <w:r w:rsidRPr="58507186">
              <w:t>2026: $2</w:t>
            </w:r>
            <w:r>
              <w:t>4,000</w:t>
            </w:r>
          </w:p>
          <w:p w14:paraId="5CF3A9EA" w14:textId="77777777" w:rsidR="007F7597" w:rsidRDefault="007F7597" w:rsidP="007F7597">
            <w:pPr>
              <w:pStyle w:val="ListParagraph"/>
              <w:numPr>
                <w:ilvl w:val="0"/>
                <w:numId w:val="6"/>
              </w:numPr>
              <w:spacing w:line="240" w:lineRule="auto"/>
              <w:ind w:left="360" w:hanging="216"/>
            </w:pPr>
            <w:r w:rsidRPr="58507186">
              <w:t>2025: $</w:t>
            </w:r>
            <w:r>
              <w:t>8.6</w:t>
            </w:r>
            <w:r w:rsidRPr="58507186">
              <w:t xml:space="preserve"> million</w:t>
            </w:r>
          </w:p>
          <w:p w14:paraId="0ACA5C10" w14:textId="77777777" w:rsidR="007F7597" w:rsidRDefault="007F7597" w:rsidP="007F7597">
            <w:pPr>
              <w:pStyle w:val="ListParagraph"/>
              <w:numPr>
                <w:ilvl w:val="0"/>
                <w:numId w:val="6"/>
              </w:numPr>
              <w:spacing w:line="240" w:lineRule="auto"/>
              <w:ind w:left="360" w:hanging="216"/>
            </w:pPr>
            <w:r w:rsidRPr="58507186">
              <w:t>2024: $</w:t>
            </w:r>
            <w:r>
              <w:t>1</w:t>
            </w:r>
            <w:r w:rsidRPr="58507186">
              <w:t xml:space="preserve"> million</w:t>
            </w:r>
          </w:p>
          <w:p w14:paraId="103A946D" w14:textId="77777777" w:rsidR="007F7597" w:rsidRDefault="007F7597" w:rsidP="007F7597">
            <w:pPr>
              <w:pStyle w:val="ListParagraph"/>
              <w:numPr>
                <w:ilvl w:val="0"/>
                <w:numId w:val="6"/>
              </w:numPr>
              <w:spacing w:line="240" w:lineRule="auto"/>
              <w:ind w:left="360" w:hanging="216"/>
            </w:pPr>
            <w:r w:rsidRPr="58507186">
              <w:t>2023: $</w:t>
            </w:r>
            <w:r>
              <w:t>507,000</w:t>
            </w:r>
          </w:p>
          <w:p w14:paraId="325CDF6F" w14:textId="77777777" w:rsidR="007F7597" w:rsidRDefault="007F7597" w:rsidP="007F7597">
            <w:pPr>
              <w:pStyle w:val="ListParagraph"/>
              <w:numPr>
                <w:ilvl w:val="0"/>
                <w:numId w:val="6"/>
              </w:numPr>
              <w:spacing w:line="240" w:lineRule="auto"/>
              <w:ind w:left="360" w:hanging="216"/>
            </w:pPr>
            <w:r w:rsidRPr="58507186">
              <w:lastRenderedPageBreak/>
              <w:t>2022: $</w:t>
            </w:r>
            <w:r>
              <w:t>1.4</w:t>
            </w:r>
            <w:r w:rsidRPr="58507186">
              <w:t xml:space="preserve"> million</w:t>
            </w:r>
          </w:p>
          <w:p w14:paraId="2FF463E4" w14:textId="77777777" w:rsidR="007F7597" w:rsidRDefault="007F7597" w:rsidP="00C86ED5">
            <w:r w:rsidRPr="58507186">
              <w:t xml:space="preserve"> </w:t>
            </w:r>
          </w:p>
          <w:p w14:paraId="4DA8EF01" w14:textId="77777777" w:rsidR="007F7597" w:rsidRDefault="007F7597" w:rsidP="00C86ED5">
            <w:r w:rsidRPr="58507186">
              <w:t>Teal Drones</w:t>
            </w:r>
            <w:r>
              <w:t xml:space="preserve"> (CBP, ICE)</w:t>
            </w:r>
            <w:r w:rsidRPr="58507186">
              <w:t>: $3.1 million</w:t>
            </w:r>
          </w:p>
          <w:p w14:paraId="64E5D6A6" w14:textId="77777777" w:rsidR="007F7597" w:rsidRDefault="007F7597" w:rsidP="007F7597">
            <w:pPr>
              <w:pStyle w:val="ListParagraph"/>
              <w:numPr>
                <w:ilvl w:val="0"/>
                <w:numId w:val="12"/>
              </w:numPr>
              <w:spacing w:line="240" w:lineRule="auto"/>
              <w:ind w:left="360" w:hanging="216"/>
            </w:pPr>
            <w:r w:rsidRPr="58507186">
              <w:t>2024: $25,000</w:t>
            </w:r>
          </w:p>
          <w:p w14:paraId="60687D9D" w14:textId="77777777" w:rsidR="007F7597" w:rsidRDefault="007F7597" w:rsidP="007F7597">
            <w:pPr>
              <w:pStyle w:val="ListParagraph"/>
              <w:numPr>
                <w:ilvl w:val="0"/>
                <w:numId w:val="12"/>
              </w:numPr>
              <w:spacing w:line="240" w:lineRule="auto"/>
              <w:ind w:left="360" w:hanging="216"/>
            </w:pPr>
            <w:r w:rsidRPr="58507186">
              <w:t>2023: $2.1 million</w:t>
            </w:r>
          </w:p>
          <w:p w14:paraId="23A7CBAD" w14:textId="77777777" w:rsidR="007F7597" w:rsidRDefault="007F7597" w:rsidP="007F7597">
            <w:pPr>
              <w:pStyle w:val="ListParagraph"/>
              <w:numPr>
                <w:ilvl w:val="0"/>
                <w:numId w:val="12"/>
              </w:numPr>
              <w:spacing w:line="240" w:lineRule="auto"/>
              <w:ind w:left="360" w:hanging="216"/>
            </w:pPr>
            <w:r w:rsidRPr="58507186">
              <w:t>2022: $1 million</w:t>
            </w:r>
          </w:p>
          <w:p w14:paraId="773D64F1" w14:textId="77777777" w:rsidR="007F7597" w:rsidRDefault="007F7597" w:rsidP="00C86ED5"/>
          <w:p w14:paraId="09565B21" w14:textId="77777777" w:rsidR="007F7597" w:rsidRDefault="007F7597" w:rsidP="00C86ED5">
            <w:r>
              <w:t>WS Darley &amp; Co (CBP, ICE): $1.4 million</w:t>
            </w:r>
          </w:p>
          <w:p w14:paraId="50F2B1EA" w14:textId="77777777" w:rsidR="007F7597" w:rsidRDefault="007F7597" w:rsidP="007F7597">
            <w:pPr>
              <w:pStyle w:val="ListParagraph"/>
              <w:numPr>
                <w:ilvl w:val="0"/>
                <w:numId w:val="15"/>
              </w:numPr>
              <w:spacing w:line="240" w:lineRule="auto"/>
              <w:ind w:left="360" w:hanging="216"/>
            </w:pPr>
            <w:r>
              <w:t>2023: $20,000</w:t>
            </w:r>
          </w:p>
          <w:p w14:paraId="09A04F4E" w14:textId="77777777" w:rsidR="007F7597" w:rsidRDefault="007F7597" w:rsidP="007F7597">
            <w:pPr>
              <w:pStyle w:val="ListParagraph"/>
              <w:numPr>
                <w:ilvl w:val="0"/>
                <w:numId w:val="15"/>
              </w:numPr>
              <w:spacing w:line="240" w:lineRule="auto"/>
              <w:ind w:left="360" w:hanging="216"/>
            </w:pPr>
            <w:r>
              <w:t>2022: $1.4 million</w:t>
            </w:r>
          </w:p>
          <w:p w14:paraId="660F0906" w14:textId="77777777" w:rsidR="007F7597" w:rsidRDefault="007F7597" w:rsidP="00C86ED5"/>
          <w:p w14:paraId="69DA1307" w14:textId="77777777" w:rsidR="007F7597" w:rsidRDefault="007F7597" w:rsidP="00C86ED5">
            <w:r>
              <w:t>Atlantic Diving Supply</w:t>
            </w:r>
            <w:r>
              <w:rPr>
                <w:rStyle w:val="FootnoteReference"/>
              </w:rPr>
              <w:footnoteReference w:id="2"/>
            </w:r>
            <w:r>
              <w:t xml:space="preserve"> (CBP, ICE, USSS): $911,000</w:t>
            </w:r>
          </w:p>
          <w:p w14:paraId="6E18EA4D" w14:textId="77777777" w:rsidR="007F7597" w:rsidRDefault="007F7597" w:rsidP="007F7597">
            <w:pPr>
              <w:pStyle w:val="ListParagraph"/>
              <w:numPr>
                <w:ilvl w:val="0"/>
                <w:numId w:val="15"/>
              </w:numPr>
              <w:spacing w:line="240" w:lineRule="auto"/>
              <w:ind w:left="360" w:hanging="216"/>
            </w:pPr>
            <w:r>
              <w:t>2025: $107,000</w:t>
            </w:r>
          </w:p>
          <w:p w14:paraId="4CE1885A" w14:textId="77777777" w:rsidR="007F7597" w:rsidRDefault="007F7597" w:rsidP="007F7597">
            <w:pPr>
              <w:pStyle w:val="ListParagraph"/>
              <w:numPr>
                <w:ilvl w:val="0"/>
                <w:numId w:val="15"/>
              </w:numPr>
              <w:spacing w:line="240" w:lineRule="auto"/>
              <w:ind w:left="360" w:hanging="216"/>
            </w:pPr>
            <w:r>
              <w:t>2024: $49,000</w:t>
            </w:r>
          </w:p>
          <w:p w14:paraId="0338D29F" w14:textId="77777777" w:rsidR="007F7597" w:rsidRDefault="007F7597" w:rsidP="007F7597">
            <w:pPr>
              <w:pStyle w:val="ListParagraph"/>
              <w:numPr>
                <w:ilvl w:val="0"/>
                <w:numId w:val="15"/>
              </w:numPr>
              <w:spacing w:line="240" w:lineRule="auto"/>
              <w:ind w:left="360" w:hanging="216"/>
            </w:pPr>
            <w:r>
              <w:t>2023: $296,000</w:t>
            </w:r>
          </w:p>
          <w:p w14:paraId="35F4BCC8" w14:textId="77777777" w:rsidR="007F7597" w:rsidRDefault="007F7597" w:rsidP="007F7597">
            <w:pPr>
              <w:pStyle w:val="ListParagraph"/>
              <w:numPr>
                <w:ilvl w:val="0"/>
                <w:numId w:val="15"/>
              </w:numPr>
              <w:spacing w:line="240" w:lineRule="auto"/>
              <w:ind w:left="360" w:hanging="216"/>
            </w:pPr>
            <w:r>
              <w:t>2022: $459,000</w:t>
            </w:r>
          </w:p>
          <w:p w14:paraId="08FB2625" w14:textId="77777777" w:rsidR="007F7597" w:rsidRDefault="007F7597" w:rsidP="00C86ED5">
            <w:pPr>
              <w:ind w:left="144" w:firstLine="216"/>
            </w:pPr>
            <w:r w:rsidRPr="58507186">
              <w:t xml:space="preserve">  </w:t>
            </w:r>
          </w:p>
          <w:p w14:paraId="25F3099F" w14:textId="77777777" w:rsidR="007F7597" w:rsidRDefault="007F7597" w:rsidP="00C86ED5">
            <w:r w:rsidRPr="58507186">
              <w:t>Auterion</w:t>
            </w:r>
            <w:r>
              <w:t xml:space="preserve"> (CBP)</w:t>
            </w:r>
            <w:r w:rsidRPr="58507186">
              <w:t xml:space="preserve">: </w:t>
            </w:r>
          </w:p>
          <w:p w14:paraId="77C4EABB" w14:textId="77777777" w:rsidR="007F7597" w:rsidRDefault="007F7597" w:rsidP="007F7597">
            <w:pPr>
              <w:pStyle w:val="ListParagraph"/>
              <w:numPr>
                <w:ilvl w:val="0"/>
                <w:numId w:val="7"/>
              </w:numPr>
              <w:spacing w:line="240" w:lineRule="auto"/>
              <w:ind w:left="360" w:hanging="216"/>
            </w:pPr>
            <w:r w:rsidRPr="58507186">
              <w:t>2022: $295,000</w:t>
            </w:r>
          </w:p>
          <w:p w14:paraId="586DFD32" w14:textId="77777777" w:rsidR="007F7597" w:rsidRDefault="007F7597" w:rsidP="00C86ED5"/>
          <w:p w14:paraId="0E974B59" w14:textId="77777777" w:rsidR="007F7597" w:rsidRDefault="007F7597" w:rsidP="00C86ED5">
            <w:r w:rsidRPr="58507186">
              <w:t>Parrot</w:t>
            </w:r>
            <w:r>
              <w:t xml:space="preserve"> (CBP, ICE)</w:t>
            </w:r>
            <w:r w:rsidRPr="58507186">
              <w:t>: $</w:t>
            </w:r>
            <w:r>
              <w:t>222,000</w:t>
            </w:r>
          </w:p>
          <w:p w14:paraId="5D324330" w14:textId="77777777" w:rsidR="007F7597" w:rsidRDefault="007F7597" w:rsidP="007F7597">
            <w:pPr>
              <w:pStyle w:val="ListParagraph"/>
              <w:numPr>
                <w:ilvl w:val="0"/>
                <w:numId w:val="14"/>
              </w:numPr>
              <w:spacing w:line="240" w:lineRule="auto"/>
              <w:ind w:left="360" w:hanging="216"/>
              <w:contextualSpacing w:val="0"/>
            </w:pPr>
            <w:r w:rsidRPr="58507186">
              <w:t>2024: $</w:t>
            </w:r>
            <w:r>
              <w:t>17,000</w:t>
            </w:r>
          </w:p>
          <w:p w14:paraId="6C486891" w14:textId="77777777" w:rsidR="007F7597" w:rsidRDefault="007F7597" w:rsidP="007F7597">
            <w:pPr>
              <w:pStyle w:val="ListParagraph"/>
              <w:numPr>
                <w:ilvl w:val="0"/>
                <w:numId w:val="14"/>
              </w:numPr>
              <w:spacing w:line="240" w:lineRule="auto"/>
              <w:ind w:left="360" w:hanging="216"/>
              <w:contextualSpacing w:val="0"/>
            </w:pPr>
            <w:r w:rsidRPr="58507186">
              <w:t>2023: $</w:t>
            </w:r>
            <w:r>
              <w:t>4</w:t>
            </w:r>
            <w:r w:rsidRPr="58507186">
              <w:t>8,000</w:t>
            </w:r>
          </w:p>
          <w:p w14:paraId="30E0849A" w14:textId="77777777" w:rsidR="007F7597" w:rsidRDefault="007F7597" w:rsidP="007F7597">
            <w:pPr>
              <w:pStyle w:val="ListParagraph"/>
              <w:numPr>
                <w:ilvl w:val="0"/>
                <w:numId w:val="14"/>
              </w:numPr>
              <w:spacing w:line="240" w:lineRule="auto"/>
              <w:ind w:left="360" w:hanging="216"/>
              <w:contextualSpacing w:val="0"/>
            </w:pPr>
            <w:r w:rsidRPr="58507186">
              <w:t>2022: $</w:t>
            </w:r>
            <w:r>
              <w:t>157,000</w:t>
            </w:r>
          </w:p>
          <w:p w14:paraId="304BE096" w14:textId="77777777" w:rsidR="007F7597" w:rsidRDefault="007F7597" w:rsidP="00C86ED5"/>
          <w:p w14:paraId="69F3AFC2" w14:textId="77777777" w:rsidR="007F7597" w:rsidRDefault="007F7597" w:rsidP="00C86ED5">
            <w:r w:rsidRPr="58507186">
              <w:t>Robinson Helicopter Company</w:t>
            </w:r>
            <w:r>
              <w:t xml:space="preserve"> (CBP)</w:t>
            </w:r>
            <w:r w:rsidRPr="58507186">
              <w:t>:</w:t>
            </w:r>
          </w:p>
          <w:p w14:paraId="44AA9A71" w14:textId="77777777" w:rsidR="007F7597" w:rsidRDefault="007F7597" w:rsidP="007F7597">
            <w:pPr>
              <w:pStyle w:val="ListParagraph"/>
              <w:numPr>
                <w:ilvl w:val="0"/>
                <w:numId w:val="13"/>
              </w:numPr>
              <w:spacing w:line="240" w:lineRule="auto"/>
              <w:ind w:left="360" w:hanging="216"/>
            </w:pPr>
            <w:r w:rsidRPr="58507186">
              <w:t>2024: $43,000</w:t>
            </w:r>
          </w:p>
          <w:p w14:paraId="5FF3A948" w14:textId="77777777" w:rsidR="007F7597" w:rsidRDefault="007F7597" w:rsidP="00C86ED5"/>
          <w:p w14:paraId="21B20CE5" w14:textId="77777777" w:rsidR="007F7597" w:rsidRDefault="007F7597" w:rsidP="00C86ED5">
            <w:r>
              <w:t>EagleNXT (CBP):</w:t>
            </w:r>
          </w:p>
          <w:p w14:paraId="46A56995" w14:textId="77777777" w:rsidR="007F7597" w:rsidRDefault="007F7597" w:rsidP="007F7597">
            <w:pPr>
              <w:pStyle w:val="ListParagraph"/>
              <w:numPr>
                <w:ilvl w:val="0"/>
                <w:numId w:val="15"/>
              </w:numPr>
              <w:spacing w:line="240" w:lineRule="auto"/>
              <w:ind w:left="360" w:hanging="216"/>
            </w:pPr>
            <w:r>
              <w:t>2026: $39,000</w:t>
            </w:r>
          </w:p>
          <w:p w14:paraId="52D06267" w14:textId="77777777" w:rsidR="007F7597" w:rsidRDefault="007F7597" w:rsidP="00C86ED5">
            <w:pPr>
              <w:pStyle w:val="ListParagraph"/>
              <w:ind w:left="360"/>
            </w:pP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5BEB20" w14:textId="77777777" w:rsidR="007F7597" w:rsidRDefault="007F7597" w:rsidP="00C86ED5">
            <w:r>
              <w:lastRenderedPageBreak/>
              <w:t xml:space="preserve">ACLU, </w:t>
            </w:r>
            <w:hyperlink r:id="rId74">
              <w:r w:rsidRPr="00164B3C">
                <w:rPr>
                  <w:rStyle w:val="Hyperlink"/>
                  <w:i/>
                  <w:iCs/>
                </w:rPr>
                <w:t>Drones for Them but Not for Us?</w:t>
              </w:r>
            </w:hyperlink>
            <w:r>
              <w:t xml:space="preserve"> (March 2026)</w:t>
            </w:r>
          </w:p>
          <w:p w14:paraId="2457FF12" w14:textId="77777777" w:rsidR="007F7597" w:rsidRDefault="007F7597" w:rsidP="00C86ED5"/>
          <w:p w14:paraId="5EE12436" w14:textId="77777777" w:rsidR="007F7597" w:rsidRDefault="007F7597" w:rsidP="00C86ED5">
            <w:r>
              <w:t>FedScoop, “</w:t>
            </w:r>
            <w:hyperlink r:id="rId75">
              <w:r w:rsidRPr="007C818E">
                <w:rPr>
                  <w:rStyle w:val="Hyperlink"/>
                </w:rPr>
                <w:t xml:space="preserve">DHS </w:t>
              </w:r>
              <w:r>
                <w:rPr>
                  <w:rStyle w:val="Hyperlink"/>
                </w:rPr>
                <w:t>L</w:t>
              </w:r>
              <w:r w:rsidRPr="007C818E">
                <w:rPr>
                  <w:rStyle w:val="Hyperlink"/>
                </w:rPr>
                <w:t xml:space="preserve">aunches </w:t>
              </w:r>
              <w:r>
                <w:rPr>
                  <w:rStyle w:val="Hyperlink"/>
                </w:rPr>
                <w:t>D</w:t>
              </w:r>
              <w:r w:rsidRPr="007C818E">
                <w:rPr>
                  <w:rStyle w:val="Hyperlink"/>
                </w:rPr>
                <w:t>rone-</w:t>
              </w:r>
              <w:r>
                <w:rPr>
                  <w:rStyle w:val="Hyperlink"/>
                </w:rPr>
                <w:t>F</w:t>
              </w:r>
              <w:r w:rsidRPr="007C818E">
                <w:rPr>
                  <w:rStyle w:val="Hyperlink"/>
                </w:rPr>
                <w:t xml:space="preserve">ocused </w:t>
              </w:r>
              <w:r>
                <w:rPr>
                  <w:rStyle w:val="Hyperlink"/>
                </w:rPr>
                <w:t>O</w:t>
              </w:r>
              <w:r w:rsidRPr="007C818E">
                <w:rPr>
                  <w:rStyle w:val="Hyperlink"/>
                </w:rPr>
                <w:t xml:space="preserve">ffice </w:t>
              </w:r>
              <w:r>
                <w:rPr>
                  <w:rStyle w:val="Hyperlink"/>
                </w:rPr>
                <w:t>A</w:t>
              </w:r>
              <w:r w:rsidRPr="007C818E">
                <w:rPr>
                  <w:rStyle w:val="Hyperlink"/>
                </w:rPr>
                <w:t>head of World Cup, America250</w:t>
              </w:r>
            </w:hyperlink>
            <w:r>
              <w:t>” (January 2026)</w:t>
            </w:r>
          </w:p>
          <w:p w14:paraId="7E37212D" w14:textId="77777777" w:rsidR="007F7597" w:rsidRDefault="007F7597" w:rsidP="00C86ED5"/>
          <w:p w14:paraId="2400BB54" w14:textId="77777777" w:rsidR="007F7597" w:rsidRDefault="007F7597" w:rsidP="00C86ED5">
            <w:r w:rsidRPr="00164B3C">
              <w:rPr>
                <w:i/>
                <w:iCs/>
              </w:rPr>
              <w:t>404 Media</w:t>
            </w:r>
            <w:r>
              <w:t>, “</w:t>
            </w:r>
            <w:hyperlink r:id="rId76">
              <w:r w:rsidRPr="007C818E">
                <w:rPr>
                  <w:rStyle w:val="Hyperlink"/>
                </w:rPr>
                <w:t>CBP Flew Drones to Help ICE 50 Times in Last Year</w:t>
              </w:r>
            </w:hyperlink>
            <w:r>
              <w:t>” (September 2025)</w:t>
            </w:r>
          </w:p>
          <w:p w14:paraId="4B1F4248" w14:textId="77777777" w:rsidR="007F7597" w:rsidRDefault="007F7597" w:rsidP="00C86ED5"/>
          <w:p w14:paraId="093EA9EA" w14:textId="77777777" w:rsidR="007F7597" w:rsidRDefault="007F7597" w:rsidP="00C86ED5">
            <w:r w:rsidRPr="00164B3C">
              <w:rPr>
                <w:i/>
                <w:iCs/>
              </w:rPr>
              <w:t>404 Media</w:t>
            </w:r>
            <w:r>
              <w:t>, “</w:t>
            </w:r>
            <w:hyperlink r:id="rId77" w:history="1">
              <w:r w:rsidRPr="00FD194D">
                <w:rPr>
                  <w:rStyle w:val="Hyperlink"/>
                </w:rPr>
                <w:t xml:space="preserve">CBP Confirms It Is Flying Predator Drones Above Los Angeles </w:t>
              </w:r>
              <w:r>
                <w:rPr>
                  <w:rStyle w:val="Hyperlink"/>
                </w:rPr>
                <w:t>t</w:t>
              </w:r>
              <w:r w:rsidRPr="00FD194D">
                <w:rPr>
                  <w:rStyle w:val="Hyperlink"/>
                </w:rPr>
                <w:t>o Support ICE</w:t>
              </w:r>
            </w:hyperlink>
            <w:r>
              <w:t>” (June 2025)</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091CBF" w14:textId="77777777" w:rsidR="007F7597" w:rsidRDefault="007F7597" w:rsidP="00C86ED5">
            <w:r>
              <w:t xml:space="preserve">DHS AI Use Case Inventory: </w:t>
            </w:r>
            <w:hyperlink r:id="rId78" w:history="1">
              <w:r w:rsidRPr="00211780">
                <w:rPr>
                  <w:rStyle w:val="Hyperlink"/>
                </w:rPr>
                <w:t>CBP Unmanned Aircraft Collision Avoidance (Skydio)</w:t>
              </w:r>
            </w:hyperlink>
            <w:r>
              <w:t xml:space="preserve"> (January 2026)</w:t>
            </w:r>
          </w:p>
          <w:p w14:paraId="2CA0A1B5" w14:textId="77777777" w:rsidR="007F7597" w:rsidRDefault="007F7597" w:rsidP="00C86ED5"/>
          <w:p w14:paraId="296859D2" w14:textId="77777777" w:rsidR="007F7597" w:rsidRDefault="007F7597" w:rsidP="00C86ED5">
            <w:r>
              <w:t xml:space="preserve">ERO Directive 24003: </w:t>
            </w:r>
            <w:hyperlink r:id="rId79">
              <w:r w:rsidRPr="6604E1D9">
                <w:rPr>
                  <w:rStyle w:val="Hyperlink"/>
                </w:rPr>
                <w:t>Small Unmanned Aircraft Systems</w:t>
              </w:r>
            </w:hyperlink>
            <w:r>
              <w:t xml:space="preserve"> (December 2024)</w:t>
            </w:r>
          </w:p>
          <w:p w14:paraId="234AA88E" w14:textId="77777777" w:rsidR="007F7597" w:rsidRDefault="007F7597" w:rsidP="00C86ED5"/>
          <w:p w14:paraId="02310C35" w14:textId="77777777" w:rsidR="007F7597" w:rsidRDefault="007F7597" w:rsidP="00C86ED5">
            <w:r w:rsidRPr="00E722E0">
              <w:t>CBP</w:t>
            </w:r>
            <w:r>
              <w:t xml:space="preserve"> </w:t>
            </w:r>
            <w:r w:rsidRPr="00E722E0">
              <w:t>PIA-018</w:t>
            </w:r>
            <w:r>
              <w:t>:</w:t>
            </w:r>
            <w:r w:rsidRPr="00E722E0">
              <w:t xml:space="preserve"> </w:t>
            </w:r>
            <w:hyperlink r:id="rId80">
              <w:r w:rsidRPr="007C818E">
                <w:rPr>
                  <w:rStyle w:val="Hyperlink"/>
                </w:rPr>
                <w:t>Aircraft Systems</w:t>
              </w:r>
            </w:hyperlink>
            <w:r>
              <w:t xml:space="preserve"> (May 2024)</w:t>
            </w:r>
          </w:p>
          <w:p w14:paraId="2EADFEB5" w14:textId="77777777" w:rsidR="007F7597" w:rsidRDefault="007F7597" w:rsidP="00C86ED5"/>
          <w:p w14:paraId="64113B19" w14:textId="77777777" w:rsidR="007F7597" w:rsidRDefault="007F7597" w:rsidP="00C86ED5">
            <w:r w:rsidRPr="00670317">
              <w:t>USSS</w:t>
            </w:r>
            <w:r>
              <w:t xml:space="preserve"> </w:t>
            </w:r>
            <w:r w:rsidRPr="00670317">
              <w:t>PIA-028(a)</w:t>
            </w:r>
            <w:r>
              <w:t>:</w:t>
            </w:r>
            <w:r w:rsidRPr="00670317">
              <w:t xml:space="preserve"> </w:t>
            </w:r>
            <w:r>
              <w:t xml:space="preserve">USSS </w:t>
            </w:r>
            <w:hyperlink r:id="rId81">
              <w:r w:rsidRPr="6604E1D9">
                <w:rPr>
                  <w:rStyle w:val="Hyperlink"/>
                </w:rPr>
                <w:t>Unmanned Aircraft Systems Program</w:t>
              </w:r>
            </w:hyperlink>
            <w:r>
              <w:t xml:space="preserve"> (September 2023)</w:t>
            </w:r>
          </w:p>
          <w:p w14:paraId="04151AA8" w14:textId="77777777" w:rsidR="007F7597" w:rsidRDefault="007F7597" w:rsidP="00C86ED5"/>
          <w:p w14:paraId="38AC5A13" w14:textId="77777777" w:rsidR="007F7597" w:rsidRDefault="007F7597" w:rsidP="00C86ED5">
            <w:r w:rsidRPr="00AB2F9B">
              <w:t>ICE</w:t>
            </w:r>
            <w:r>
              <w:t xml:space="preserve"> </w:t>
            </w:r>
            <w:r w:rsidRPr="00AB2F9B">
              <w:t>PIA-061</w:t>
            </w:r>
            <w:r>
              <w:t>:</w:t>
            </w:r>
            <w:r w:rsidRPr="00AB2F9B" w:rsidDel="001B5E50">
              <w:t xml:space="preserve"> </w:t>
            </w:r>
            <w:r>
              <w:t xml:space="preserve"> </w:t>
            </w:r>
            <w:hyperlink r:id="rId82">
              <w:r w:rsidRPr="6604E1D9">
                <w:rPr>
                  <w:rStyle w:val="Hyperlink"/>
                </w:rPr>
                <w:t>Homeland Security Investigation</w:t>
              </w:r>
              <w:r>
                <w:rPr>
                  <w:rStyle w:val="Hyperlink"/>
                </w:rPr>
                <w:t xml:space="preserve"> </w:t>
              </w:r>
              <w:r w:rsidRPr="6604E1D9">
                <w:rPr>
                  <w:rStyle w:val="Hyperlink"/>
                </w:rPr>
                <w:t>Surveillance Technologies</w:t>
              </w:r>
            </w:hyperlink>
            <w:r>
              <w:t xml:space="preserve"> (January 2022)</w:t>
            </w:r>
          </w:p>
          <w:p w14:paraId="470869D6" w14:textId="77777777" w:rsidR="007F7597" w:rsidRDefault="007F7597" w:rsidP="00C86ED5"/>
          <w:p w14:paraId="28D115E7" w14:textId="77777777" w:rsidR="007F7597" w:rsidRDefault="007F7597" w:rsidP="00C86ED5">
            <w:r>
              <w:t xml:space="preserve">CBP Memo: </w:t>
            </w:r>
            <w:hyperlink r:id="rId83">
              <w:r w:rsidRPr="6604E1D9">
                <w:rPr>
                  <w:rStyle w:val="Hyperlink"/>
                </w:rPr>
                <w:t xml:space="preserve">U.S. Customs and Border </w:t>
              </w:r>
              <w:r w:rsidRPr="6604E1D9">
                <w:rPr>
                  <w:rStyle w:val="Hyperlink"/>
                </w:rPr>
                <w:lastRenderedPageBreak/>
                <w:t>Protection Small Unmanned Aircraft Systems Policy and Directive</w:t>
              </w:r>
            </w:hyperlink>
            <w:r>
              <w:t xml:space="preserve"> (June 2020)</w:t>
            </w:r>
          </w:p>
          <w:p w14:paraId="78420C9E" w14:textId="77777777" w:rsidR="007F7597" w:rsidRDefault="007F7597" w:rsidP="00C86ED5"/>
          <w:p w14:paraId="18EAF11A" w14:textId="77777777" w:rsidR="007F7597" w:rsidRDefault="007F7597" w:rsidP="00C86ED5">
            <w:r>
              <w:t xml:space="preserve">CBP Memo: </w:t>
            </w:r>
            <w:hyperlink r:id="rId84">
              <w:r w:rsidRPr="6604E1D9">
                <w:rPr>
                  <w:rStyle w:val="Hyperlink"/>
                </w:rPr>
                <w:t>Small Unmanned Aircraft System Internal Operating Procedures</w:t>
              </w:r>
            </w:hyperlink>
            <w:r>
              <w:t xml:space="preserve"> (January 2020)</w:t>
            </w:r>
          </w:p>
          <w:p w14:paraId="083034E9" w14:textId="77777777" w:rsidR="007F7597" w:rsidRDefault="007F7597" w:rsidP="00C86ED5"/>
          <w:p w14:paraId="3C6A868B" w14:textId="77777777" w:rsidR="007F7597" w:rsidRDefault="007F7597" w:rsidP="00C86ED5">
            <w:r>
              <w:t xml:space="preserve">HSI Directive 19-01: </w:t>
            </w:r>
            <w:hyperlink r:id="rId85">
              <w:r w:rsidRPr="6604E1D9">
                <w:rPr>
                  <w:rStyle w:val="Hyperlink"/>
                </w:rPr>
                <w:t>Use of Small Unmanned Aircraft Systems</w:t>
              </w:r>
            </w:hyperlink>
            <w:r>
              <w:t xml:space="preserve"> (April 2019)</w:t>
            </w:r>
          </w:p>
          <w:p w14:paraId="5DB8494D" w14:textId="77777777" w:rsidR="007F7597" w:rsidRDefault="007F7597" w:rsidP="00C86ED5"/>
          <w:p w14:paraId="01E101C4" w14:textId="77777777" w:rsidR="007F7597" w:rsidRDefault="007F7597" w:rsidP="00C86ED5">
            <w:r>
              <w:t xml:space="preserve">DHS Privacy, Civil Rights &amp; Civil Liberties Unmanned Aircraft Systems Working Group: </w:t>
            </w:r>
            <w:hyperlink r:id="rId86">
              <w:r w:rsidRPr="007C818E">
                <w:rPr>
                  <w:rStyle w:val="Hyperlink"/>
                </w:rPr>
                <w:t xml:space="preserve">Best Practices for Protecting Privacy, Civil Rights &amp; Civil Liberties </w:t>
              </w:r>
              <w:r>
                <w:rPr>
                  <w:rStyle w:val="Hyperlink"/>
                </w:rPr>
                <w:t>i</w:t>
              </w:r>
              <w:r w:rsidRPr="007C818E">
                <w:rPr>
                  <w:rStyle w:val="Hyperlink"/>
                </w:rPr>
                <w:t>n Unmanned Aircraft Systems Programs</w:t>
              </w:r>
            </w:hyperlink>
            <w:r>
              <w:t xml:space="preserve"> (December 2015)</w:t>
            </w:r>
          </w:p>
          <w:p w14:paraId="300D7A2C" w14:textId="77777777" w:rsidR="007F7597" w:rsidRDefault="007F7597" w:rsidP="00C86ED5"/>
          <w:p w14:paraId="1014A5C8" w14:textId="77777777" w:rsidR="007F7597" w:rsidRDefault="007F7597" w:rsidP="00C86ED5">
            <w:r>
              <w:t xml:space="preserve">CBP Office of Air and Marine: </w:t>
            </w:r>
            <w:hyperlink r:id="rId87">
              <w:r w:rsidRPr="007C818E">
                <w:rPr>
                  <w:rStyle w:val="Hyperlink"/>
                </w:rPr>
                <w:t>Unmanned Aircraft System Operations and Privacy</w:t>
              </w:r>
            </w:hyperlink>
            <w:r>
              <w:t xml:space="preserve"> (September 2013)</w:t>
            </w:r>
          </w:p>
          <w:p w14:paraId="0328B231" w14:textId="77777777" w:rsidR="007F7597" w:rsidRDefault="007F7597" w:rsidP="00C86ED5">
            <w:r>
              <w:lastRenderedPageBreak/>
              <w:t xml:space="preserve"> </w:t>
            </w:r>
          </w:p>
        </w:tc>
      </w:tr>
      <w:tr w:rsidR="007F7597" w14:paraId="2C035BE1" w14:textId="77777777" w:rsidTr="00C86ED5">
        <w:trPr>
          <w:trHeight w:val="48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6241D9" w14:textId="21B39D9B" w:rsidR="007F7597" w:rsidRDefault="007F7597" w:rsidP="00C86ED5">
            <w:r w:rsidRPr="6604E1D9">
              <w:rPr>
                <w:b/>
                <w:bCs/>
              </w:rPr>
              <w:lastRenderedPageBreak/>
              <w:t>Body-worn and vehicle-mounted cameras</w:t>
            </w:r>
            <w:r w:rsidRPr="004E3D52">
              <w:rPr>
                <w:b/>
                <w:bCs/>
              </w:rPr>
              <w:t>.</w:t>
            </w:r>
            <w:r>
              <w:t xml:space="preserve"> These cameras record agents’ interactions with the public from the point of view of the agent or their car.</w:t>
            </w:r>
            <w:r w:rsidR="00784D9D">
              <w:t xml:space="preserve"> </w:t>
            </w:r>
            <w:r>
              <w:t xml:space="preserve"> </w:t>
            </w:r>
            <w:r w:rsidR="00A97777">
              <w:t xml:space="preserve">While body cameras have been mandated for ICE </w:t>
            </w:r>
            <w:r w:rsidR="00A80465">
              <w:t xml:space="preserve">and other DHS agents </w:t>
            </w:r>
            <w:del w:id="114" w:author="Gabriella Sanchez" w:date="2026-07-24T13:58:00Z" w16du:dateUtc="2026-07-24T17:58:00Z">
              <w:r w:rsidR="00A97777" w:rsidDel="00062FCC">
                <w:delText xml:space="preserve">in order </w:delText>
              </w:r>
            </w:del>
            <w:r w:rsidR="00A97777">
              <w:t xml:space="preserve">to facilitate investigations, training, </w:t>
            </w:r>
            <w:r w:rsidR="00A80465">
              <w:t xml:space="preserve">and </w:t>
            </w:r>
            <w:r w:rsidR="00A97777">
              <w:t>officer accountabilit</w:t>
            </w:r>
            <w:r w:rsidR="00A80465">
              <w:t>y</w:t>
            </w:r>
            <w:r w:rsidR="00A97777">
              <w:t>, funding and implementation have been spotty.</w:t>
            </w:r>
            <w:r w:rsidR="001E1489">
              <w:t xml:space="preserve">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84FD3E" w14:textId="77777777" w:rsidR="007F7597" w:rsidRDefault="007F7597" w:rsidP="00C86ED5">
            <w:r w:rsidRPr="22DE7F07">
              <w:t xml:space="preserve">Total: </w:t>
            </w:r>
            <w:r>
              <w:t>A</w:t>
            </w:r>
            <w:r w:rsidRPr="22DE7F07">
              <w:t>t least $</w:t>
            </w:r>
            <w:r>
              <w:t>83.3</w:t>
            </w:r>
            <w:r w:rsidRPr="22DE7F07">
              <w:t xml:space="preserve"> million</w:t>
            </w:r>
          </w:p>
          <w:p w14:paraId="3AF42471" w14:textId="77777777" w:rsidR="007F7597" w:rsidRDefault="007F7597" w:rsidP="00C86ED5">
            <w:r w:rsidRPr="22DE7F07">
              <w:t xml:space="preserve"> </w:t>
            </w:r>
          </w:p>
          <w:p w14:paraId="4326D2A0" w14:textId="77777777" w:rsidR="007F7597" w:rsidRDefault="007F7597" w:rsidP="00C86ED5">
            <w:r w:rsidRPr="58507186">
              <w:t>Axon</w:t>
            </w:r>
            <w:r>
              <w:t xml:space="preserve"> (CBP, ICE, FPS, USSS)</w:t>
            </w:r>
            <w:r w:rsidRPr="58507186">
              <w:t>: $</w:t>
            </w:r>
            <w:r>
              <w:t>72</w:t>
            </w:r>
            <w:r w:rsidRPr="58507186">
              <w:t xml:space="preserve"> million</w:t>
            </w:r>
          </w:p>
          <w:p w14:paraId="436B1A38" w14:textId="77777777" w:rsidR="007F7597" w:rsidRDefault="007F7597" w:rsidP="007F7597">
            <w:pPr>
              <w:pStyle w:val="ListParagraph"/>
              <w:numPr>
                <w:ilvl w:val="0"/>
                <w:numId w:val="8"/>
              </w:numPr>
              <w:spacing w:line="240" w:lineRule="auto"/>
              <w:ind w:left="360" w:hanging="216"/>
            </w:pPr>
            <w:r w:rsidRPr="58507186">
              <w:t>2026: $</w:t>
            </w:r>
            <w:r>
              <w:t>11</w:t>
            </w:r>
            <w:r w:rsidRPr="58507186">
              <w:t xml:space="preserve"> million</w:t>
            </w:r>
          </w:p>
          <w:p w14:paraId="7ED9A4DD" w14:textId="77777777" w:rsidR="007F7597" w:rsidRDefault="007F7597" w:rsidP="007F7597">
            <w:pPr>
              <w:pStyle w:val="ListParagraph"/>
              <w:numPr>
                <w:ilvl w:val="0"/>
                <w:numId w:val="8"/>
              </w:numPr>
              <w:spacing w:line="240" w:lineRule="auto"/>
              <w:ind w:left="360" w:hanging="216"/>
            </w:pPr>
            <w:r w:rsidRPr="58507186">
              <w:t>2025: $</w:t>
            </w:r>
            <w:r>
              <w:t>8.3</w:t>
            </w:r>
            <w:r w:rsidRPr="58507186">
              <w:t xml:space="preserve"> million</w:t>
            </w:r>
          </w:p>
          <w:p w14:paraId="7E96C045" w14:textId="77777777" w:rsidR="007F7597" w:rsidRDefault="007F7597" w:rsidP="007F7597">
            <w:pPr>
              <w:pStyle w:val="ListParagraph"/>
              <w:numPr>
                <w:ilvl w:val="0"/>
                <w:numId w:val="8"/>
              </w:numPr>
              <w:spacing w:line="240" w:lineRule="auto"/>
              <w:ind w:left="360" w:hanging="216"/>
            </w:pPr>
            <w:r w:rsidRPr="58507186">
              <w:t>2024: $</w:t>
            </w:r>
            <w:r>
              <w:t>26.1</w:t>
            </w:r>
            <w:r w:rsidRPr="58507186">
              <w:t xml:space="preserve"> million</w:t>
            </w:r>
          </w:p>
          <w:p w14:paraId="785B1F5C" w14:textId="77777777" w:rsidR="007F7597" w:rsidRDefault="007F7597" w:rsidP="007F7597">
            <w:pPr>
              <w:pStyle w:val="ListParagraph"/>
              <w:numPr>
                <w:ilvl w:val="0"/>
                <w:numId w:val="8"/>
              </w:numPr>
              <w:spacing w:line="240" w:lineRule="auto"/>
              <w:ind w:left="360" w:hanging="216"/>
            </w:pPr>
            <w:r w:rsidRPr="58507186">
              <w:t>2023: $16.</w:t>
            </w:r>
            <w:r>
              <w:t>2</w:t>
            </w:r>
            <w:r w:rsidRPr="58507186">
              <w:t xml:space="preserve"> million</w:t>
            </w:r>
          </w:p>
          <w:p w14:paraId="5ACEF5D8" w14:textId="77777777" w:rsidR="007F7597" w:rsidRDefault="007F7597" w:rsidP="007F7597">
            <w:pPr>
              <w:pStyle w:val="ListParagraph"/>
              <w:numPr>
                <w:ilvl w:val="0"/>
                <w:numId w:val="8"/>
              </w:numPr>
              <w:spacing w:line="240" w:lineRule="auto"/>
              <w:ind w:left="360" w:hanging="216"/>
            </w:pPr>
            <w:r>
              <w:t>2022: $2.3 million</w:t>
            </w:r>
          </w:p>
          <w:p w14:paraId="50BA4F30" w14:textId="77777777" w:rsidR="007F7597" w:rsidRDefault="007F7597" w:rsidP="007F7597">
            <w:pPr>
              <w:pStyle w:val="ListParagraph"/>
              <w:numPr>
                <w:ilvl w:val="0"/>
                <w:numId w:val="8"/>
              </w:numPr>
              <w:spacing w:line="240" w:lineRule="auto"/>
              <w:ind w:left="360" w:hanging="216"/>
            </w:pPr>
            <w:r>
              <w:t>2021: $8.1 million</w:t>
            </w:r>
          </w:p>
          <w:p w14:paraId="167CB79C" w14:textId="77777777" w:rsidR="007F7597" w:rsidRDefault="007F7597" w:rsidP="00C86ED5">
            <w:r w:rsidRPr="58507186">
              <w:t xml:space="preserve"> </w:t>
            </w:r>
          </w:p>
          <w:p w14:paraId="499CA6F9" w14:textId="77777777" w:rsidR="007F7597" w:rsidRDefault="007F7597" w:rsidP="00C86ED5">
            <w:r w:rsidRPr="58507186">
              <w:t>Guidehouse</w:t>
            </w:r>
            <w:r>
              <w:t xml:space="preserve"> (CBP)</w:t>
            </w:r>
            <w:r w:rsidRPr="58507186">
              <w:t>:</w:t>
            </w:r>
            <w:r>
              <w:t xml:space="preserve"> $10.3 million</w:t>
            </w:r>
          </w:p>
          <w:p w14:paraId="19BE8D5B" w14:textId="77777777" w:rsidR="007F7597" w:rsidRDefault="007F7597" w:rsidP="007F7597">
            <w:pPr>
              <w:pStyle w:val="ListParagraph"/>
              <w:numPr>
                <w:ilvl w:val="0"/>
                <w:numId w:val="8"/>
              </w:numPr>
              <w:spacing w:line="240" w:lineRule="auto"/>
              <w:ind w:left="360" w:hanging="216"/>
            </w:pPr>
            <w:r w:rsidRPr="58507186">
              <w:t>2026: $</w:t>
            </w:r>
            <w:r>
              <w:t>1.1 million</w:t>
            </w:r>
          </w:p>
          <w:p w14:paraId="3E4188F1" w14:textId="77777777" w:rsidR="007F7597" w:rsidRDefault="007F7597" w:rsidP="007F7597">
            <w:pPr>
              <w:pStyle w:val="ListParagraph"/>
              <w:numPr>
                <w:ilvl w:val="0"/>
                <w:numId w:val="8"/>
              </w:numPr>
              <w:spacing w:line="240" w:lineRule="auto"/>
              <w:ind w:left="360" w:hanging="216"/>
            </w:pPr>
            <w:r>
              <w:t>2025: $1.3 million</w:t>
            </w:r>
          </w:p>
          <w:p w14:paraId="732F57D2" w14:textId="77777777" w:rsidR="007F7597" w:rsidRDefault="007F7597" w:rsidP="007F7597">
            <w:pPr>
              <w:pStyle w:val="ListParagraph"/>
              <w:numPr>
                <w:ilvl w:val="0"/>
                <w:numId w:val="8"/>
              </w:numPr>
              <w:spacing w:line="240" w:lineRule="auto"/>
              <w:ind w:left="360" w:hanging="216"/>
            </w:pPr>
            <w:r>
              <w:t>2024: $2 million</w:t>
            </w:r>
          </w:p>
          <w:p w14:paraId="7A48FE0F" w14:textId="77777777" w:rsidR="007F7597" w:rsidRDefault="007F7597" w:rsidP="007F7597">
            <w:pPr>
              <w:pStyle w:val="ListParagraph"/>
              <w:numPr>
                <w:ilvl w:val="0"/>
                <w:numId w:val="8"/>
              </w:numPr>
              <w:spacing w:line="240" w:lineRule="auto"/>
              <w:ind w:left="360" w:hanging="216"/>
            </w:pPr>
            <w:r>
              <w:t>2023: $2 million</w:t>
            </w:r>
          </w:p>
          <w:p w14:paraId="5D477F82" w14:textId="77777777" w:rsidR="007F7597" w:rsidRDefault="007F7597" w:rsidP="007F7597">
            <w:pPr>
              <w:pStyle w:val="ListParagraph"/>
              <w:numPr>
                <w:ilvl w:val="0"/>
                <w:numId w:val="8"/>
              </w:numPr>
              <w:spacing w:line="240" w:lineRule="auto"/>
              <w:ind w:left="360" w:hanging="216"/>
            </w:pPr>
            <w:r>
              <w:t>2022: $2.4 million</w:t>
            </w:r>
          </w:p>
          <w:p w14:paraId="1AF37406" w14:textId="77777777" w:rsidR="007F7597" w:rsidRDefault="007F7597" w:rsidP="007F7597">
            <w:pPr>
              <w:pStyle w:val="ListParagraph"/>
              <w:numPr>
                <w:ilvl w:val="0"/>
                <w:numId w:val="8"/>
              </w:numPr>
              <w:spacing w:line="240" w:lineRule="auto"/>
              <w:ind w:left="360" w:hanging="216"/>
            </w:pPr>
            <w:r>
              <w:t>2021: $1.5 million</w:t>
            </w:r>
          </w:p>
          <w:p w14:paraId="08B6BCD6" w14:textId="77777777" w:rsidR="007F7597" w:rsidRDefault="007F7597" w:rsidP="00C86ED5"/>
          <w:p w14:paraId="65770920" w14:textId="77777777" w:rsidR="007F7597" w:rsidRDefault="007F7597" w:rsidP="00C86ED5">
            <w:r>
              <w:t>Immersive Concepts (CBP): $511,000</w:t>
            </w:r>
          </w:p>
          <w:p w14:paraId="22A5F0FC" w14:textId="77777777" w:rsidR="007F7597" w:rsidRDefault="007F7597" w:rsidP="007F7597">
            <w:pPr>
              <w:pStyle w:val="ListParagraph"/>
              <w:numPr>
                <w:ilvl w:val="0"/>
                <w:numId w:val="8"/>
              </w:numPr>
              <w:spacing w:line="240" w:lineRule="auto"/>
              <w:ind w:left="360" w:hanging="216"/>
            </w:pPr>
            <w:r w:rsidRPr="58507186">
              <w:t>20</w:t>
            </w:r>
            <w:r>
              <w:t>22</w:t>
            </w:r>
            <w:r w:rsidRPr="58507186">
              <w:t>: $</w:t>
            </w:r>
            <w:r>
              <w:t>183,000</w:t>
            </w:r>
          </w:p>
          <w:p w14:paraId="531ABDA6" w14:textId="77777777" w:rsidR="007F7597" w:rsidRDefault="007F7597" w:rsidP="007F7597">
            <w:pPr>
              <w:pStyle w:val="ListParagraph"/>
              <w:numPr>
                <w:ilvl w:val="0"/>
                <w:numId w:val="8"/>
              </w:numPr>
              <w:spacing w:line="240" w:lineRule="auto"/>
              <w:ind w:left="360" w:hanging="216"/>
            </w:pPr>
            <w:r>
              <w:t>2021: $328,000</w:t>
            </w:r>
          </w:p>
          <w:p w14:paraId="43EA7BCC" w14:textId="77777777" w:rsidR="007F7597" w:rsidRDefault="007F7597" w:rsidP="00C86ED5"/>
          <w:p w14:paraId="159C0991" w14:textId="77777777" w:rsidR="007F7597" w:rsidRDefault="007F7597" w:rsidP="00C86ED5">
            <w:r>
              <w:t>Affigent</w:t>
            </w:r>
            <w:r>
              <w:rPr>
                <w:rStyle w:val="FootnoteReference"/>
              </w:rPr>
              <w:footnoteReference w:id="3"/>
            </w:r>
            <w:r>
              <w:t xml:space="preserve"> (CBP):</w:t>
            </w:r>
          </w:p>
          <w:p w14:paraId="1E27CBF5" w14:textId="77777777" w:rsidR="007F7597" w:rsidRDefault="007F7597" w:rsidP="007F7597">
            <w:pPr>
              <w:pStyle w:val="ListParagraph"/>
              <w:numPr>
                <w:ilvl w:val="0"/>
                <w:numId w:val="8"/>
              </w:numPr>
              <w:spacing w:line="240" w:lineRule="auto"/>
              <w:ind w:left="360" w:hanging="216"/>
            </w:pPr>
            <w:r w:rsidRPr="58507186">
              <w:t>202</w:t>
            </w:r>
            <w:r>
              <w:t>1</w:t>
            </w:r>
            <w:r w:rsidRPr="58507186">
              <w:t>: $</w:t>
            </w:r>
            <w:r>
              <w:t>222,000</w:t>
            </w:r>
          </w:p>
          <w:p w14:paraId="77C82608"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F3C304" w14:textId="271DF7AC" w:rsidR="00784D9D" w:rsidRDefault="00784D9D" w:rsidP="00C86ED5">
            <w:r>
              <w:t>NPR, “</w:t>
            </w:r>
            <w:hyperlink r:id="rId88" w:history="1">
              <w:r w:rsidRPr="00784D9D">
                <w:rPr>
                  <w:rStyle w:val="Hyperlink"/>
                </w:rPr>
                <w:t>DHS Pledged Body Cams for All Immigration Agents. Months Later, That Hasn’t Happened</w:t>
              </w:r>
            </w:hyperlink>
            <w:r>
              <w:t xml:space="preserve">” (July 2026) </w:t>
            </w:r>
          </w:p>
          <w:p w14:paraId="17BA4843" w14:textId="77777777" w:rsidR="00784D9D" w:rsidRDefault="00784D9D" w:rsidP="00C86ED5">
            <w:pPr>
              <w:rPr>
                <w:ins w:id="120" w:author="Rachel Levinson-Waldman" w:date="2026-07-16T14:40:00Z" w16du:dateUtc="2026-07-16T18:40:00Z"/>
              </w:rPr>
            </w:pPr>
          </w:p>
          <w:p w14:paraId="5467EB4E" w14:textId="528D747A" w:rsidR="007F7597" w:rsidRDefault="007F7597" w:rsidP="00C86ED5">
            <w:r w:rsidRPr="58507186">
              <w:t>Brennan Center</w:t>
            </w:r>
            <w:r>
              <w:t>,</w:t>
            </w:r>
            <w:r w:rsidRPr="58507186">
              <w:t xml:space="preserve"> </w:t>
            </w:r>
            <w:r>
              <w:t>“</w:t>
            </w:r>
            <w:hyperlink r:id="rId89">
              <w:r w:rsidRPr="58507186">
                <w:rPr>
                  <w:rStyle w:val="Hyperlink"/>
                </w:rPr>
                <w:t>Can Body Cameras Help Hold ICE Accountable?</w:t>
              </w:r>
            </w:hyperlink>
            <w:r>
              <w:t>”</w:t>
            </w:r>
            <w:r w:rsidRPr="58507186">
              <w:t xml:space="preserve"> (Mar</w:t>
            </w:r>
            <w:r>
              <w:t>ch</w:t>
            </w:r>
            <w:r w:rsidRPr="58507186">
              <w:t xml:space="preserve"> 2026) </w:t>
            </w:r>
          </w:p>
          <w:p w14:paraId="31BAE67B" w14:textId="77777777" w:rsidR="007F7597" w:rsidRDefault="007F7597" w:rsidP="00C86ED5"/>
          <w:p w14:paraId="10E9F8A3" w14:textId="1D8DA9C1" w:rsidR="00784D9D" w:rsidRDefault="00784D9D" w:rsidP="00C86ED5">
            <w:r>
              <w:t>R Street, “</w:t>
            </w:r>
            <w:hyperlink r:id="rId90" w:history="1">
              <w:r w:rsidRPr="00784D9D">
                <w:rPr>
                  <w:rStyle w:val="Hyperlink"/>
                </w:rPr>
                <w:t>Making Federal Body-Worn Cameras Work in Practice</w:t>
              </w:r>
            </w:hyperlink>
            <w:r>
              <w:t>” (February 2026)</w:t>
            </w:r>
          </w:p>
          <w:p w14:paraId="177671AB" w14:textId="77777777" w:rsidR="00784D9D" w:rsidRDefault="00784D9D" w:rsidP="00C86ED5"/>
          <w:p w14:paraId="6A28B9AC" w14:textId="1108BE3A" w:rsidR="007F7597" w:rsidRDefault="007F7597" w:rsidP="00C86ED5">
            <w:r>
              <w:t>ABC News, “</w:t>
            </w:r>
            <w:hyperlink r:id="rId91">
              <w:r w:rsidRPr="6604E1D9">
                <w:rPr>
                  <w:rStyle w:val="Hyperlink"/>
                </w:rPr>
                <w:t xml:space="preserve">DHS </w:t>
              </w:r>
              <w:r>
                <w:rPr>
                  <w:rStyle w:val="Hyperlink"/>
                </w:rPr>
                <w:t>A</w:t>
              </w:r>
              <w:r w:rsidRPr="6604E1D9">
                <w:rPr>
                  <w:rStyle w:val="Hyperlink"/>
                </w:rPr>
                <w:t xml:space="preserve">nnounces </w:t>
              </w:r>
              <w:r>
                <w:rPr>
                  <w:rStyle w:val="Hyperlink"/>
                </w:rPr>
                <w:t>B</w:t>
              </w:r>
              <w:r w:rsidRPr="6604E1D9">
                <w:rPr>
                  <w:rStyle w:val="Hyperlink"/>
                </w:rPr>
                <w:t>ody-</w:t>
              </w:r>
              <w:r>
                <w:rPr>
                  <w:rStyle w:val="Hyperlink"/>
                </w:rPr>
                <w:t>W</w:t>
              </w:r>
              <w:r w:rsidRPr="6604E1D9">
                <w:rPr>
                  <w:rStyle w:val="Hyperlink"/>
                </w:rPr>
                <w:t xml:space="preserve">orn </w:t>
              </w:r>
              <w:r>
                <w:rPr>
                  <w:rStyle w:val="Hyperlink"/>
                </w:rPr>
                <w:t>C</w:t>
              </w:r>
              <w:r w:rsidRPr="6604E1D9">
                <w:rPr>
                  <w:rStyle w:val="Hyperlink"/>
                </w:rPr>
                <w:t xml:space="preserve">amera </w:t>
              </w:r>
              <w:r>
                <w:rPr>
                  <w:rStyle w:val="Hyperlink"/>
                </w:rPr>
                <w:t>P</w:t>
              </w:r>
              <w:r w:rsidRPr="6604E1D9">
                <w:rPr>
                  <w:rStyle w:val="Hyperlink"/>
                </w:rPr>
                <w:t xml:space="preserve">olicy for </w:t>
              </w:r>
              <w:r>
                <w:rPr>
                  <w:rStyle w:val="Hyperlink"/>
                </w:rPr>
                <w:t>A</w:t>
              </w:r>
              <w:r w:rsidRPr="6604E1D9">
                <w:rPr>
                  <w:rStyle w:val="Hyperlink"/>
                </w:rPr>
                <w:t xml:space="preserve">ll </w:t>
              </w:r>
              <w:r>
                <w:rPr>
                  <w:rStyle w:val="Hyperlink"/>
                </w:rPr>
                <w:t>I</w:t>
              </w:r>
              <w:r w:rsidRPr="6604E1D9">
                <w:rPr>
                  <w:rStyle w:val="Hyperlink"/>
                </w:rPr>
                <w:t xml:space="preserve">ts </w:t>
              </w:r>
              <w:r>
                <w:rPr>
                  <w:rStyle w:val="Hyperlink"/>
                </w:rPr>
                <w:t>A</w:t>
              </w:r>
              <w:r w:rsidRPr="6604E1D9">
                <w:rPr>
                  <w:rStyle w:val="Hyperlink"/>
                </w:rPr>
                <w:t>gencies</w:t>
              </w:r>
            </w:hyperlink>
            <w:r>
              <w:t>” (May 2023)</w:t>
            </w:r>
          </w:p>
          <w:p w14:paraId="3767F625" w14:textId="77777777" w:rsidR="007F7597" w:rsidRDefault="007F7597" w:rsidP="00C86ED5"/>
          <w:p w14:paraId="2A5AAA2E"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3F7E26" w14:textId="77777777" w:rsidR="007F7597" w:rsidRDefault="007F7597" w:rsidP="00C86ED5">
            <w:r>
              <w:t xml:space="preserve">ICE Directive </w:t>
            </w:r>
            <w:hyperlink r:id="rId92">
              <w:r w:rsidRPr="6604E1D9">
                <w:rPr>
                  <w:rStyle w:val="Hyperlink"/>
                </w:rPr>
                <w:t>19010.3: Body Worn Camera</w:t>
              </w:r>
            </w:hyperlink>
            <w:r>
              <w:t xml:space="preserve"> (February 2025)</w:t>
            </w:r>
          </w:p>
          <w:p w14:paraId="65D77708" w14:textId="77777777" w:rsidR="007F7597" w:rsidRDefault="007F7597" w:rsidP="00C86ED5"/>
          <w:p w14:paraId="0D600D50" w14:textId="25A5BC1E" w:rsidR="00B96216" w:rsidRDefault="00B96216" w:rsidP="00C86ED5">
            <w:r>
              <w:t xml:space="preserve">ICE PIA-060(a): </w:t>
            </w:r>
            <w:hyperlink r:id="rId93" w:history="1">
              <w:r w:rsidRPr="00B96216">
                <w:rPr>
                  <w:rStyle w:val="Hyperlink"/>
                </w:rPr>
                <w:t>Use of Body Worn Cameras</w:t>
              </w:r>
            </w:hyperlink>
            <w:r>
              <w:t xml:space="preserve"> (February 2024)</w:t>
            </w:r>
          </w:p>
          <w:p w14:paraId="0CF30062" w14:textId="77777777" w:rsidR="00B96216" w:rsidRDefault="00B96216" w:rsidP="00C86ED5"/>
          <w:p w14:paraId="15FE583B" w14:textId="77777777" w:rsidR="007F7597" w:rsidRDefault="007F7597" w:rsidP="00C86ED5">
            <w:r>
              <w:t xml:space="preserve">DHS Policy Statement 045-07: </w:t>
            </w:r>
            <w:hyperlink r:id="rId94">
              <w:r w:rsidRPr="6604E1D9">
                <w:rPr>
                  <w:rStyle w:val="Hyperlink"/>
                </w:rPr>
                <w:t>Department Policy on Body Worn Cameras</w:t>
              </w:r>
            </w:hyperlink>
            <w:r>
              <w:t xml:space="preserve"> (May 2023)</w:t>
            </w:r>
          </w:p>
          <w:p w14:paraId="598B9F9B" w14:textId="77777777" w:rsidR="007F7597" w:rsidRDefault="007F7597" w:rsidP="00C86ED5"/>
          <w:p w14:paraId="5C76E4C8" w14:textId="77777777" w:rsidR="007F7597" w:rsidRDefault="007F7597" w:rsidP="00C86ED5">
            <w:r>
              <w:t xml:space="preserve">CBP Directive 4320-030B: </w:t>
            </w:r>
            <w:hyperlink r:id="rId95">
              <w:r w:rsidRPr="6604E1D9">
                <w:rPr>
                  <w:rStyle w:val="Hyperlink"/>
                </w:rPr>
                <w:t>Incident-Driven Video Recording Systems</w:t>
              </w:r>
            </w:hyperlink>
            <w:r>
              <w:t xml:space="preserve"> (August 2021) </w:t>
            </w:r>
          </w:p>
          <w:p w14:paraId="5833C6F0" w14:textId="77777777" w:rsidR="007F7597" w:rsidRDefault="007F7597" w:rsidP="00C86ED5"/>
          <w:p w14:paraId="5563CFCF" w14:textId="77777777" w:rsidR="007F7597" w:rsidRDefault="007F7597" w:rsidP="00C86ED5">
            <w:r>
              <w:t xml:space="preserve">HSI Directive 21-04: </w:t>
            </w:r>
            <w:hyperlink r:id="rId96">
              <w:r w:rsidRPr="6604E1D9">
                <w:rPr>
                  <w:rStyle w:val="Hyperlink"/>
                </w:rPr>
                <w:t>Use of Body-Worn Cameras by State and Local Title 19 Cross-Designated Task Force Officers</w:t>
              </w:r>
            </w:hyperlink>
            <w:r>
              <w:t xml:space="preserve"> (March 2021)</w:t>
            </w:r>
          </w:p>
          <w:p w14:paraId="7128243E" w14:textId="77777777" w:rsidR="007F7597" w:rsidRDefault="007F7597" w:rsidP="00C86ED5"/>
        </w:tc>
      </w:tr>
      <w:tr w:rsidR="007F7597" w14:paraId="793C9160" w14:textId="77777777" w:rsidTr="00C86ED5">
        <w:trPr>
          <w:trHeight w:val="48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E89C3C" w14:textId="1D7210D0" w:rsidR="007F7597" w:rsidRDefault="007F7597" w:rsidP="00C86ED5">
            <w:r w:rsidRPr="6604E1D9">
              <w:rPr>
                <w:b/>
                <w:bCs/>
              </w:rPr>
              <w:t>Mobile security cameras</w:t>
            </w:r>
            <w:r w:rsidRPr="00A85B93">
              <w:rPr>
                <w:b/>
                <w:bCs/>
              </w:rPr>
              <w:t>.</w:t>
            </w:r>
            <w:r>
              <w:t xml:space="preserve"> HSI agents may set </w:t>
            </w:r>
            <w:r>
              <w:lastRenderedPageBreak/>
              <w:t>up these “</w:t>
            </w:r>
            <w:hyperlink r:id="rId97">
              <w:r w:rsidRPr="6604E1D9">
                <w:rPr>
                  <w:rStyle w:val="Hyperlink"/>
                </w:rPr>
                <w:t>always on</w:t>
              </w:r>
            </w:hyperlink>
            <w:r>
              <w:t xml:space="preserve">” cameras wherever they assess there is no reasonable expectation of privacy, </w:t>
            </w:r>
            <w:commentRangeStart w:id="121"/>
            <w:commentRangeStart w:id="122"/>
            <w:commentRangeStart w:id="123"/>
            <w:r>
              <w:t>including</w:t>
            </w:r>
            <w:r w:rsidR="00F349A9">
              <w:t xml:space="preserve"> in places</w:t>
            </w:r>
            <w:r>
              <w:t xml:space="preserve"> </w:t>
            </w:r>
            <w:r w:rsidR="0034254A">
              <w:t>with views into</w:t>
            </w:r>
            <w:r>
              <w:t xml:space="preserve"> </w:t>
            </w:r>
            <w:hyperlink r:id="rId98" w:anchor="page=22" w:history="1">
              <w:r w:rsidR="007C2944">
                <w:rPr>
                  <w:rStyle w:val="Hyperlink"/>
                </w:rPr>
                <w:t>private</w:t>
              </w:r>
              <w:r w:rsidRPr="00C2309D">
                <w:rPr>
                  <w:rStyle w:val="Hyperlink"/>
                </w:rPr>
                <w:t xml:space="preserve"> yards</w:t>
              </w:r>
            </w:hyperlink>
            <w:r>
              <w:t>.</w:t>
            </w:r>
            <w:commentRangeEnd w:id="121"/>
            <w:r w:rsidR="005C462E">
              <w:rPr>
                <w:rStyle w:val="CommentReference"/>
                <w:sz w:val="24"/>
                <w:szCs w:val="24"/>
              </w:rPr>
              <w:commentReference w:id="121"/>
            </w:r>
            <w:commentRangeEnd w:id="122"/>
            <w:r w:rsidR="00FD2C8C">
              <w:rPr>
                <w:rStyle w:val="CommentReference"/>
                <w:sz w:val="24"/>
                <w:szCs w:val="24"/>
              </w:rPr>
              <w:commentReference w:id="122"/>
            </w:r>
            <w:commentRangeEnd w:id="123"/>
            <w:r w:rsidR="00FB3D70">
              <w:rPr>
                <w:rStyle w:val="CommentReference"/>
                <w:sz w:val="24"/>
                <w:szCs w:val="24"/>
              </w:rPr>
              <w:commentReference w:id="123"/>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BE66F0" w14:textId="77777777" w:rsidR="007F7597" w:rsidRDefault="007F7597" w:rsidP="00C86ED5">
            <w:r w:rsidRPr="58507186">
              <w:lastRenderedPageBreak/>
              <w:t>Live</w:t>
            </w:r>
            <w:r>
              <w:t>V</w:t>
            </w:r>
            <w:r w:rsidRPr="58507186">
              <w:t>iew Technologies</w:t>
            </w:r>
            <w:r>
              <w:t xml:space="preserve"> (ICE)</w:t>
            </w:r>
            <w:r w:rsidRPr="58507186">
              <w:t>:</w:t>
            </w:r>
          </w:p>
          <w:p w14:paraId="107FE76C" w14:textId="77777777" w:rsidR="007F7597" w:rsidRDefault="007F7597" w:rsidP="007F7597">
            <w:pPr>
              <w:pStyle w:val="ListParagraph"/>
              <w:numPr>
                <w:ilvl w:val="0"/>
                <w:numId w:val="8"/>
              </w:numPr>
              <w:spacing w:line="240" w:lineRule="auto"/>
              <w:ind w:left="360" w:hanging="216"/>
            </w:pPr>
            <w:r w:rsidRPr="58507186">
              <w:t>2026: $760,000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DD2BC" w14:textId="77777777" w:rsidR="007F7597" w:rsidRDefault="007F7597" w:rsidP="00C86ED5">
            <w:r>
              <w:t xml:space="preserve">Center for Democracy &amp; Technology, </w:t>
            </w:r>
            <w:hyperlink r:id="rId99">
              <w:r>
                <w:rPr>
                  <w:rStyle w:val="Hyperlink"/>
                </w:rPr>
                <w:t xml:space="preserve">CDT Joins ACLU, ACLU of Massachusetts, and </w:t>
              </w:r>
              <w:r>
                <w:rPr>
                  <w:rStyle w:val="Hyperlink"/>
                </w:rPr>
                <w:lastRenderedPageBreak/>
                <w:t>EFF in Brief Against Warrantless, Persistent Video Surveillance Brief Against Warrantless, Persistent Video Surveillance</w:t>
              </w:r>
            </w:hyperlink>
            <w:r>
              <w:t xml:space="preserve"> (March 2020)</w:t>
            </w:r>
          </w:p>
          <w:p w14:paraId="79EA281F"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122573" w14:textId="77777777" w:rsidR="007F7597" w:rsidRDefault="007F7597" w:rsidP="00C86ED5">
            <w:r w:rsidRPr="00B405B3">
              <w:lastRenderedPageBreak/>
              <w:t>ICE</w:t>
            </w:r>
            <w:r>
              <w:t xml:space="preserve"> </w:t>
            </w:r>
            <w:r w:rsidRPr="00B405B3">
              <w:t>PIA-061</w:t>
            </w:r>
            <w:r>
              <w:t xml:space="preserve">:  </w:t>
            </w:r>
            <w:hyperlink r:id="rId100">
              <w:r w:rsidRPr="6604E1D9">
                <w:rPr>
                  <w:rStyle w:val="Hyperlink"/>
                </w:rPr>
                <w:t xml:space="preserve">Homeland Security Investigation Surveillance </w:t>
              </w:r>
              <w:r w:rsidRPr="6604E1D9">
                <w:rPr>
                  <w:rStyle w:val="Hyperlink"/>
                </w:rPr>
                <w:lastRenderedPageBreak/>
                <w:t>Technologies</w:t>
              </w:r>
            </w:hyperlink>
            <w:r>
              <w:t xml:space="preserve"> (January 2022)</w:t>
            </w:r>
          </w:p>
          <w:p w14:paraId="7E336DBD" w14:textId="77777777" w:rsidR="007F7597" w:rsidRDefault="007F7597" w:rsidP="00C86ED5"/>
          <w:p w14:paraId="1605D802" w14:textId="77777777" w:rsidR="007F7597" w:rsidRDefault="007F7597" w:rsidP="00C86ED5">
            <w:r>
              <w:t xml:space="preserve">HSI </w:t>
            </w:r>
            <w:hyperlink r:id="rId101" w:history="1">
              <w:r w:rsidRPr="0015216F">
                <w:rPr>
                  <w:rStyle w:val="Hyperlink"/>
                </w:rPr>
                <w:t>Search and Seizure Handbook</w:t>
              </w:r>
            </w:hyperlink>
            <w:r>
              <w:t xml:space="preserve"> (September 2012) </w:t>
            </w:r>
          </w:p>
        </w:tc>
      </w:tr>
    </w:tbl>
    <w:p w14:paraId="23A2091C" w14:textId="77777777" w:rsidR="007F7597" w:rsidRDefault="007F7597" w:rsidP="007F7597">
      <w:pPr>
        <w:spacing w:after="0"/>
      </w:pPr>
    </w:p>
    <w:p w14:paraId="1A444D1E" w14:textId="77777777" w:rsidR="007F7597" w:rsidRDefault="007F7597" w:rsidP="007F7597">
      <w:pPr>
        <w:pStyle w:val="ListParagraph"/>
        <w:numPr>
          <w:ilvl w:val="0"/>
          <w:numId w:val="1"/>
        </w:numPr>
        <w:spacing w:after="0"/>
        <w:contextualSpacing w:val="0"/>
      </w:pPr>
      <w:r>
        <w:t>Biometric Collection, Storage, and Identification</w:t>
      </w:r>
    </w:p>
    <w:tbl>
      <w:tblPr>
        <w:tblStyle w:val="TableGrid"/>
        <w:tblW w:w="9432" w:type="dxa"/>
        <w:tblLook w:val="06A0" w:firstRow="1" w:lastRow="0" w:firstColumn="1" w:lastColumn="0" w:noHBand="1" w:noVBand="1"/>
      </w:tblPr>
      <w:tblGrid>
        <w:gridCol w:w="1728"/>
        <w:gridCol w:w="2520"/>
        <w:gridCol w:w="2592"/>
        <w:gridCol w:w="2592"/>
      </w:tblGrid>
      <w:tr w:rsidR="007F7597" w14:paraId="785D91B8"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4F387D" w14:textId="77777777" w:rsidR="007F7597" w:rsidRDefault="007F7597" w:rsidP="00C86ED5">
            <w:pPr>
              <w:rPr>
                <w:b/>
                <w:bCs/>
              </w:rPr>
            </w:pPr>
            <w:r>
              <w:rPr>
                <w:b/>
                <w:bCs/>
              </w:rPr>
              <w:t>Type of Biometric Collection or Technology</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36DCE9" w14:textId="77777777" w:rsidR="007F7597" w:rsidRDefault="007F7597" w:rsidP="00C86ED5">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C5DE1D" w14:textId="77777777" w:rsidR="007F7597" w:rsidRDefault="007F7597" w:rsidP="00C86ED5">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E6E7F6" w14:textId="77777777" w:rsidR="007F7597" w:rsidRDefault="007F7597" w:rsidP="00C86ED5">
            <w:pPr>
              <w:rPr>
                <w:b/>
                <w:bCs/>
              </w:rPr>
            </w:pPr>
            <w:r>
              <w:rPr>
                <w:b/>
                <w:bCs/>
              </w:rPr>
              <w:t xml:space="preserve">DHS </w:t>
            </w:r>
            <w:r w:rsidRPr="6604E1D9">
              <w:rPr>
                <w:b/>
                <w:bCs/>
              </w:rPr>
              <w:t>Policies</w:t>
            </w:r>
            <w:r>
              <w:rPr>
                <w:b/>
                <w:bCs/>
              </w:rPr>
              <w:t xml:space="preserve"> and Other Resources</w:t>
            </w:r>
          </w:p>
        </w:tc>
      </w:tr>
      <w:tr w:rsidR="007F7597" w14:paraId="771B6193"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AC3961" w14:textId="6BBFB109" w:rsidR="007F7597" w:rsidRDefault="007F7597" w:rsidP="00C86ED5">
            <w:r w:rsidRPr="6604E1D9">
              <w:rPr>
                <w:b/>
                <w:bCs/>
              </w:rPr>
              <w:t>Facial recognition</w:t>
            </w:r>
            <w:r w:rsidRPr="00A85B93">
              <w:rPr>
                <w:b/>
                <w:bCs/>
              </w:rPr>
              <w:t>.</w:t>
            </w:r>
            <w:r>
              <w:t xml:space="preserve"> Agents use facial recognition in real time to obtain the identities of people they encounter, and analysts use the technology to identify individuals from pictures </w:t>
            </w:r>
            <w:r>
              <w:lastRenderedPageBreak/>
              <w:t xml:space="preserve">and videos during subsequent investigations.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2209B1" w14:textId="77777777" w:rsidR="007F7597" w:rsidRDefault="007F7597" w:rsidP="00C86ED5">
            <w:r>
              <w:lastRenderedPageBreak/>
              <w:t>Total: At least $47 million</w:t>
            </w:r>
          </w:p>
          <w:p w14:paraId="2EDAA1C5" w14:textId="77777777" w:rsidR="007F7597" w:rsidRDefault="007F7597" w:rsidP="00C86ED5"/>
          <w:p w14:paraId="147CCD93" w14:textId="77777777" w:rsidR="007F7597" w:rsidRDefault="007F7597" w:rsidP="00C86ED5">
            <w:r>
              <w:t>NEC Corporation (OBIM</w:t>
            </w:r>
            <w:r>
              <w:rPr>
                <w:rStyle w:val="FootnoteReference"/>
              </w:rPr>
              <w:footnoteReference w:id="4"/>
            </w:r>
            <w:r>
              <w:t>): $39.8 million</w:t>
            </w:r>
          </w:p>
          <w:p w14:paraId="12E72D10" w14:textId="77777777" w:rsidR="007F7597" w:rsidRDefault="007F7597" w:rsidP="007F7597">
            <w:pPr>
              <w:pStyle w:val="ListParagraph"/>
              <w:numPr>
                <w:ilvl w:val="0"/>
                <w:numId w:val="8"/>
              </w:numPr>
              <w:spacing w:line="240" w:lineRule="auto"/>
              <w:ind w:left="360" w:hanging="216"/>
            </w:pPr>
            <w:r>
              <w:t>2025: $8 million</w:t>
            </w:r>
          </w:p>
          <w:p w14:paraId="49B87C2E" w14:textId="77777777" w:rsidR="007F7597" w:rsidRDefault="007F7597" w:rsidP="007F7597">
            <w:pPr>
              <w:pStyle w:val="ListParagraph"/>
              <w:numPr>
                <w:ilvl w:val="0"/>
                <w:numId w:val="8"/>
              </w:numPr>
              <w:spacing w:line="240" w:lineRule="auto"/>
              <w:ind w:left="360" w:hanging="216"/>
            </w:pPr>
            <w:r>
              <w:t>2024: $8 million</w:t>
            </w:r>
          </w:p>
          <w:p w14:paraId="4580C17C" w14:textId="77777777" w:rsidR="007F7597" w:rsidRDefault="007F7597" w:rsidP="007F7597">
            <w:pPr>
              <w:pStyle w:val="ListParagraph"/>
              <w:numPr>
                <w:ilvl w:val="0"/>
                <w:numId w:val="8"/>
              </w:numPr>
              <w:spacing w:line="240" w:lineRule="auto"/>
              <w:ind w:left="360" w:hanging="216"/>
            </w:pPr>
            <w:r>
              <w:t>2023: $8 million</w:t>
            </w:r>
          </w:p>
          <w:p w14:paraId="778B848A" w14:textId="77777777" w:rsidR="007F7597" w:rsidRDefault="007F7597" w:rsidP="007F7597">
            <w:pPr>
              <w:pStyle w:val="ListParagraph"/>
              <w:numPr>
                <w:ilvl w:val="0"/>
                <w:numId w:val="8"/>
              </w:numPr>
              <w:spacing w:line="240" w:lineRule="auto"/>
              <w:ind w:left="360" w:hanging="216"/>
            </w:pPr>
            <w:r>
              <w:t>2022: $8 million</w:t>
            </w:r>
          </w:p>
          <w:p w14:paraId="3E68A1D0" w14:textId="77777777" w:rsidR="007F7597" w:rsidRDefault="007F7597" w:rsidP="007F7597">
            <w:pPr>
              <w:pStyle w:val="ListParagraph"/>
              <w:numPr>
                <w:ilvl w:val="0"/>
                <w:numId w:val="8"/>
              </w:numPr>
              <w:spacing w:line="240" w:lineRule="auto"/>
              <w:ind w:left="360" w:hanging="216"/>
            </w:pPr>
            <w:r>
              <w:t>2021: $8 million</w:t>
            </w:r>
          </w:p>
          <w:p w14:paraId="4F146FD2" w14:textId="77777777" w:rsidR="007F7597" w:rsidRDefault="007F7597" w:rsidP="00C86ED5"/>
          <w:p w14:paraId="5E129B29" w14:textId="77777777" w:rsidR="007F7597" w:rsidRDefault="007F7597" w:rsidP="00C86ED5">
            <w:r w:rsidRPr="58507186">
              <w:t>Clearview AI</w:t>
            </w:r>
            <w:r>
              <w:t xml:space="preserve"> (ICE; CBP)</w:t>
            </w:r>
            <w:r w:rsidRPr="58507186">
              <w:t>: $7.2 million</w:t>
            </w:r>
          </w:p>
          <w:p w14:paraId="0AD765DD" w14:textId="77777777" w:rsidR="007F7597" w:rsidRDefault="007F7597" w:rsidP="007F7597">
            <w:pPr>
              <w:pStyle w:val="ListParagraph"/>
              <w:numPr>
                <w:ilvl w:val="0"/>
                <w:numId w:val="8"/>
              </w:numPr>
              <w:spacing w:line="240" w:lineRule="auto"/>
              <w:ind w:left="360" w:hanging="216"/>
            </w:pPr>
            <w:r w:rsidRPr="58507186">
              <w:t>2025: $3.8 million</w:t>
            </w:r>
          </w:p>
          <w:p w14:paraId="046B8D54" w14:textId="77777777" w:rsidR="007F7597" w:rsidRDefault="007F7597" w:rsidP="007F7597">
            <w:pPr>
              <w:pStyle w:val="ListParagraph"/>
              <w:numPr>
                <w:ilvl w:val="0"/>
                <w:numId w:val="8"/>
              </w:numPr>
              <w:spacing w:line="240" w:lineRule="auto"/>
              <w:ind w:left="360" w:hanging="216"/>
            </w:pPr>
            <w:r w:rsidRPr="58507186">
              <w:t>2024: $1.1 million</w:t>
            </w:r>
          </w:p>
          <w:p w14:paraId="2D199247" w14:textId="77777777" w:rsidR="007F7597" w:rsidRDefault="007F7597" w:rsidP="007F7597">
            <w:pPr>
              <w:pStyle w:val="ListParagraph"/>
              <w:numPr>
                <w:ilvl w:val="0"/>
                <w:numId w:val="8"/>
              </w:numPr>
              <w:spacing w:line="240" w:lineRule="auto"/>
              <w:ind w:left="360" w:hanging="216"/>
            </w:pPr>
            <w:r w:rsidRPr="58507186">
              <w:t>2023: $788,000</w:t>
            </w:r>
          </w:p>
          <w:p w14:paraId="490D8190" w14:textId="77777777" w:rsidR="007F7597" w:rsidRDefault="007F7597" w:rsidP="007F7597">
            <w:pPr>
              <w:pStyle w:val="ListParagraph"/>
              <w:numPr>
                <w:ilvl w:val="0"/>
                <w:numId w:val="8"/>
              </w:numPr>
              <w:spacing w:line="240" w:lineRule="auto"/>
              <w:ind w:left="360" w:hanging="216"/>
            </w:pPr>
            <w:r w:rsidRPr="58507186">
              <w:lastRenderedPageBreak/>
              <w:t>2022: $1 million</w:t>
            </w:r>
          </w:p>
          <w:p w14:paraId="26304E00" w14:textId="77777777" w:rsidR="007F7597" w:rsidRDefault="007F7597" w:rsidP="007F7597">
            <w:pPr>
              <w:pStyle w:val="ListParagraph"/>
              <w:numPr>
                <w:ilvl w:val="0"/>
                <w:numId w:val="8"/>
              </w:numPr>
              <w:spacing w:line="240" w:lineRule="auto"/>
              <w:ind w:left="360" w:hanging="216"/>
            </w:pPr>
            <w:r>
              <w:t>2021: $500,000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2D23ED" w14:textId="77777777" w:rsidR="007F7597" w:rsidRDefault="007F7597" w:rsidP="00C86ED5">
            <w:r w:rsidRPr="00A85B93">
              <w:rPr>
                <w:i/>
                <w:iCs/>
              </w:rPr>
              <w:lastRenderedPageBreak/>
              <w:t>404 Media</w:t>
            </w:r>
            <w:r>
              <w:t>, “</w:t>
            </w:r>
            <w:hyperlink r:id="rId102" w:history="1">
              <w:r w:rsidRPr="00471A97">
                <w:rPr>
                  <w:rStyle w:val="Hyperlink"/>
                </w:rPr>
                <w:t>ICE’s Plan to Let Cops Around the Country Scan Faces to Verify Immigration Status</w:t>
              </w:r>
            </w:hyperlink>
            <w:r>
              <w:t>” (June 2026)</w:t>
            </w:r>
          </w:p>
          <w:p w14:paraId="2CC81157" w14:textId="77777777" w:rsidR="007F7597" w:rsidRDefault="007F7597" w:rsidP="00C86ED5"/>
          <w:p w14:paraId="3323DB48" w14:textId="18C06232" w:rsidR="002D367B" w:rsidRDefault="007F7597" w:rsidP="00C86ED5">
            <w:r w:rsidRPr="00A85B93">
              <w:rPr>
                <w:i/>
                <w:iCs/>
              </w:rPr>
              <w:t>W</w:t>
            </w:r>
            <w:r>
              <w:rPr>
                <w:i/>
                <w:iCs/>
              </w:rPr>
              <w:t>ired</w:t>
            </w:r>
            <w:r>
              <w:t>, “</w:t>
            </w:r>
            <w:hyperlink r:id="rId103">
              <w:r w:rsidRPr="007C818E">
                <w:rPr>
                  <w:rStyle w:val="Hyperlink"/>
                </w:rPr>
                <w:t>ICE and CBP’s Face-Recognition App Can’t Actually Verify Who People Are</w:t>
              </w:r>
            </w:hyperlink>
            <w:r>
              <w:t>” (February 2026)</w:t>
            </w:r>
          </w:p>
          <w:p w14:paraId="583E528F" w14:textId="77777777" w:rsidR="007F7597" w:rsidRDefault="007F7597" w:rsidP="00C86ED5"/>
          <w:p w14:paraId="69F21A8D" w14:textId="77777777" w:rsidR="007F7597" w:rsidRDefault="007F7597" w:rsidP="00C86ED5">
            <w:r>
              <w:rPr>
                <w:i/>
                <w:iCs/>
              </w:rPr>
              <w:t xml:space="preserve">The New York </w:t>
            </w:r>
            <w:r w:rsidRPr="00A85B93">
              <w:rPr>
                <w:i/>
                <w:iCs/>
              </w:rPr>
              <w:t>Times</w:t>
            </w:r>
            <w:r>
              <w:t>, “</w:t>
            </w:r>
            <w:hyperlink r:id="rId104" w:history="1">
              <w:r w:rsidRPr="009C1DFF">
                <w:rPr>
                  <w:rStyle w:val="Hyperlink"/>
                </w:rPr>
                <w:t xml:space="preserve">How ICE Already Knows Who Minneapolis </w:t>
              </w:r>
              <w:r w:rsidRPr="009C1DFF">
                <w:rPr>
                  <w:rStyle w:val="Hyperlink"/>
                </w:rPr>
                <w:lastRenderedPageBreak/>
                <w:t>Protesters Are</w:t>
              </w:r>
            </w:hyperlink>
            <w:r>
              <w:t>” (January 2026)</w:t>
            </w:r>
          </w:p>
          <w:p w14:paraId="07F194ED" w14:textId="77777777" w:rsidR="007F7597" w:rsidRDefault="007F7597" w:rsidP="00C86ED5"/>
          <w:p w14:paraId="59EB0BAF" w14:textId="77777777" w:rsidR="007F7597" w:rsidRDefault="007F7597" w:rsidP="00C86ED5">
            <w:r w:rsidRPr="00A85B93">
              <w:rPr>
                <w:i/>
                <w:iCs/>
              </w:rPr>
              <w:t>404 Media</w:t>
            </w:r>
            <w:r>
              <w:t>, “</w:t>
            </w:r>
            <w:hyperlink r:id="rId105">
              <w:r w:rsidRPr="6604E1D9">
                <w:rPr>
                  <w:rStyle w:val="Hyperlink"/>
                </w:rPr>
                <w:t>ICE’s Facial Recognition App Misidentified a Woman. Twice</w:t>
              </w:r>
            </w:hyperlink>
            <w:r>
              <w:t>” (January 2026)</w:t>
            </w:r>
          </w:p>
          <w:p w14:paraId="292C0C45" w14:textId="77777777" w:rsidR="007F7597" w:rsidRDefault="007F7597" w:rsidP="00C86ED5"/>
          <w:p w14:paraId="19DF88C9" w14:textId="77777777" w:rsidR="007F7597" w:rsidRDefault="007F7597" w:rsidP="00C86ED5">
            <w:r w:rsidRPr="00A85B93">
              <w:rPr>
                <w:i/>
                <w:iCs/>
              </w:rPr>
              <w:t>404 Media</w:t>
            </w:r>
            <w:r>
              <w:t>, “</w:t>
            </w:r>
            <w:hyperlink r:id="rId106">
              <w:r w:rsidRPr="007C818E">
                <w:rPr>
                  <w:rStyle w:val="Hyperlink"/>
                </w:rPr>
                <w:t>You Can</w:t>
              </w:r>
              <w:r>
                <w:rPr>
                  <w:rStyle w:val="Hyperlink"/>
                </w:rPr>
                <w:t>’</w:t>
              </w:r>
              <w:r w:rsidRPr="007C818E">
                <w:rPr>
                  <w:rStyle w:val="Hyperlink"/>
                </w:rPr>
                <w:t xml:space="preserve">t Refuse </w:t>
              </w:r>
              <w:r>
                <w:rPr>
                  <w:rStyle w:val="Hyperlink"/>
                </w:rPr>
                <w:t>t</w:t>
              </w:r>
              <w:r w:rsidRPr="007C818E">
                <w:rPr>
                  <w:rStyle w:val="Hyperlink"/>
                </w:rPr>
                <w:t>o Be Scanned by ICE</w:t>
              </w:r>
              <w:r>
                <w:rPr>
                  <w:rStyle w:val="Hyperlink"/>
                </w:rPr>
                <w:t>’</w:t>
              </w:r>
              <w:r w:rsidRPr="007C818E">
                <w:rPr>
                  <w:rStyle w:val="Hyperlink"/>
                </w:rPr>
                <w:t>s Facial Recognition App, DHS Document Says</w:t>
              </w:r>
            </w:hyperlink>
            <w:r>
              <w:t>” (October 2025)</w:t>
            </w:r>
          </w:p>
          <w:p w14:paraId="2F8F5911" w14:textId="77777777" w:rsidR="007F7597" w:rsidRDefault="007F7597" w:rsidP="00C86ED5"/>
          <w:p w14:paraId="2958B70C" w14:textId="77777777" w:rsidR="007F7597" w:rsidRDefault="007F7597" w:rsidP="00C86ED5">
            <w:r w:rsidRPr="00A85B93">
              <w:rPr>
                <w:i/>
                <w:iCs/>
              </w:rPr>
              <w:t>404 Media</w:t>
            </w:r>
            <w:r>
              <w:t>, “</w:t>
            </w:r>
            <w:hyperlink r:id="rId107">
              <w:r w:rsidRPr="6604E1D9">
                <w:rPr>
                  <w:rStyle w:val="Hyperlink"/>
                </w:rPr>
                <w:t>Inside ICE’s Supercharged Facial Recognition App of 200 Million Images</w:t>
              </w:r>
            </w:hyperlink>
            <w:r>
              <w:t>” (July 2025)</w:t>
            </w:r>
          </w:p>
          <w:p w14:paraId="4B7300FB" w14:textId="77777777" w:rsidR="007F7597" w:rsidRDefault="007F7597" w:rsidP="00C86ED5"/>
          <w:p w14:paraId="15F96AD0" w14:textId="77777777" w:rsidR="007F7597" w:rsidRDefault="007F7597" w:rsidP="00C86ED5">
            <w:r>
              <w:rPr>
                <w:i/>
                <w:iCs/>
              </w:rPr>
              <w:t>The New York Times</w:t>
            </w:r>
            <w:r w:rsidRPr="00A85B93">
              <w:t>,</w:t>
            </w:r>
            <w:r>
              <w:t xml:space="preserve"> “</w:t>
            </w:r>
            <w:hyperlink r:id="rId108">
              <w:r w:rsidRPr="007C818E">
                <w:rPr>
                  <w:rStyle w:val="Hyperlink"/>
                </w:rPr>
                <w:t>The Secretive Company That Might End Privacy as We Know It</w:t>
              </w:r>
            </w:hyperlink>
            <w:r>
              <w:t>” (January 2020)</w:t>
            </w:r>
          </w:p>
          <w:p w14:paraId="1C8367EF" w14:textId="77777777" w:rsidR="007F7597" w:rsidRDefault="007F7597" w:rsidP="00C86ED5"/>
          <w:p w14:paraId="78370267" w14:textId="77777777" w:rsidR="007F7597" w:rsidRDefault="007F7597" w:rsidP="00C86ED5">
            <w:r>
              <w:t xml:space="preserve">Georgetown Law Center on Privacy and Technology, </w:t>
            </w:r>
            <w:hyperlink r:id="rId109">
              <w:r w:rsidRPr="00A85B93">
                <w:rPr>
                  <w:rStyle w:val="Hyperlink"/>
                  <w:i/>
                  <w:iCs/>
                </w:rPr>
                <w:t>Garbage In, Garbage Out: Face Recognition on Flawed Data</w:t>
              </w:r>
            </w:hyperlink>
            <w:r>
              <w:t xml:space="preserve"> (May 2019)</w:t>
            </w:r>
          </w:p>
          <w:p w14:paraId="71642DAA"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38C387" w14:textId="77777777" w:rsidR="007F7597" w:rsidRDefault="007F7597" w:rsidP="00C86ED5">
            <w:r>
              <w:lastRenderedPageBreak/>
              <w:t>DHS AI Use Case Inventory (</w:t>
            </w:r>
            <w:hyperlink r:id="rId110" w:history="1">
              <w:r w:rsidRPr="004B1469">
                <w:rPr>
                  <w:rStyle w:val="Hyperlink"/>
                </w:rPr>
                <w:t>ICE</w:t>
              </w:r>
            </w:hyperlink>
            <w:r>
              <w:t xml:space="preserve">, </w:t>
            </w:r>
            <w:hyperlink r:id="rId111" w:history="1">
              <w:r w:rsidRPr="004B1469">
                <w:rPr>
                  <w:rStyle w:val="Hyperlink"/>
                </w:rPr>
                <w:t>CBP</w:t>
              </w:r>
            </w:hyperlink>
            <w:r>
              <w:t xml:space="preserve">, </w:t>
            </w:r>
            <w:hyperlink r:id="rId112" w:history="1">
              <w:r w:rsidRPr="004B1469">
                <w:rPr>
                  <w:rStyle w:val="Hyperlink"/>
                </w:rPr>
                <w:t>USSS</w:t>
              </w:r>
            </w:hyperlink>
            <w:r>
              <w:t xml:space="preserve">) (January 2026): </w:t>
            </w:r>
          </w:p>
          <w:p w14:paraId="3BB1D3C1" w14:textId="77777777" w:rsidR="007F7597" w:rsidRDefault="007F7597" w:rsidP="007F7597">
            <w:pPr>
              <w:pStyle w:val="ListParagraph"/>
              <w:numPr>
                <w:ilvl w:val="0"/>
                <w:numId w:val="8"/>
              </w:numPr>
              <w:spacing w:line="240" w:lineRule="auto"/>
              <w:ind w:left="360" w:hanging="216"/>
            </w:pPr>
            <w:r w:rsidRPr="0037685C">
              <w:t>CBP Mobile Fortify</w:t>
            </w:r>
            <w:r>
              <w:t xml:space="preserve"> (DHS-2731) </w:t>
            </w:r>
          </w:p>
          <w:p w14:paraId="3015786B" w14:textId="77777777" w:rsidR="007F7597" w:rsidRDefault="007F7597" w:rsidP="007F7597">
            <w:pPr>
              <w:pStyle w:val="ListParagraph"/>
              <w:numPr>
                <w:ilvl w:val="0"/>
                <w:numId w:val="8"/>
              </w:numPr>
              <w:spacing w:line="240" w:lineRule="auto"/>
              <w:ind w:left="360" w:hanging="216"/>
            </w:pPr>
            <w:r w:rsidRPr="0037685C">
              <w:t>ICE Mobile Fortify</w:t>
            </w:r>
            <w:r>
              <w:t xml:space="preserve"> (DHS-2577) </w:t>
            </w:r>
          </w:p>
          <w:p w14:paraId="42B96A87" w14:textId="77777777" w:rsidR="007F7597" w:rsidRDefault="007F7597" w:rsidP="007F7597">
            <w:pPr>
              <w:pStyle w:val="ListParagraph"/>
              <w:numPr>
                <w:ilvl w:val="0"/>
                <w:numId w:val="8"/>
              </w:numPr>
              <w:spacing w:line="240" w:lineRule="auto"/>
              <w:ind w:left="360" w:hanging="216"/>
            </w:pPr>
            <w:r w:rsidRPr="0037685C">
              <w:t>USSS Criminal Investigations</w:t>
            </w:r>
            <w:r>
              <w:t xml:space="preserve"> (DHS-415) </w:t>
            </w:r>
          </w:p>
          <w:p w14:paraId="5E3885B9" w14:textId="77777777" w:rsidR="007F7597" w:rsidRDefault="007F7597" w:rsidP="007F7597">
            <w:pPr>
              <w:pStyle w:val="ListParagraph"/>
              <w:numPr>
                <w:ilvl w:val="0"/>
                <w:numId w:val="8"/>
              </w:numPr>
              <w:spacing w:line="240" w:lineRule="auto"/>
              <w:ind w:left="360" w:hanging="216"/>
            </w:pPr>
            <w:r w:rsidRPr="0037685C">
              <w:t>CBP Facial Recognition for National Security and Transnational Criminal Organizations</w:t>
            </w:r>
            <w:r>
              <w:t xml:space="preserve"> (DHS-2729) </w:t>
            </w:r>
          </w:p>
          <w:p w14:paraId="396EEB64" w14:textId="77777777" w:rsidR="007F7597" w:rsidRDefault="007F7597" w:rsidP="007F7597">
            <w:pPr>
              <w:pStyle w:val="ListParagraph"/>
              <w:numPr>
                <w:ilvl w:val="0"/>
                <w:numId w:val="8"/>
              </w:numPr>
              <w:spacing w:line="240" w:lineRule="auto"/>
              <w:ind w:left="360" w:hanging="216"/>
            </w:pPr>
            <w:r w:rsidRPr="0037685C">
              <w:lastRenderedPageBreak/>
              <w:t>CBP Unified Processing/Mobile Intake</w:t>
            </w:r>
            <w:r>
              <w:t xml:space="preserve"> (DHS-398) </w:t>
            </w:r>
          </w:p>
          <w:p w14:paraId="6F49255B" w14:textId="77777777" w:rsidR="007F7597" w:rsidRDefault="007F7597" w:rsidP="007F7597">
            <w:pPr>
              <w:pStyle w:val="ListParagraph"/>
              <w:numPr>
                <w:ilvl w:val="0"/>
                <w:numId w:val="8"/>
              </w:numPr>
              <w:spacing w:line="240" w:lineRule="auto"/>
              <w:ind w:left="360" w:hanging="216"/>
            </w:pPr>
            <w:r w:rsidRPr="0037685C">
              <w:t>ICE Facial Recognition</w:t>
            </w:r>
            <w:r>
              <w:t xml:space="preserve"> for Locating Vulnerable Populations (DHS-2457) </w:t>
            </w:r>
          </w:p>
          <w:p w14:paraId="642AFF94" w14:textId="77777777" w:rsidR="007F7597" w:rsidRDefault="007F7597" w:rsidP="007F7597">
            <w:pPr>
              <w:pStyle w:val="ListParagraph"/>
              <w:numPr>
                <w:ilvl w:val="0"/>
                <w:numId w:val="8"/>
              </w:numPr>
              <w:spacing w:line="240" w:lineRule="auto"/>
              <w:ind w:left="360" w:hanging="216"/>
            </w:pPr>
            <w:r>
              <w:t xml:space="preserve">ICE Facial Recognition for National Security Investigations (DHS-2458) </w:t>
            </w:r>
          </w:p>
          <w:p w14:paraId="609BC3C7" w14:textId="77777777" w:rsidR="007F7597" w:rsidRDefault="007F7597" w:rsidP="007F7597">
            <w:pPr>
              <w:pStyle w:val="ListParagraph"/>
              <w:numPr>
                <w:ilvl w:val="0"/>
                <w:numId w:val="8"/>
              </w:numPr>
              <w:spacing w:line="240" w:lineRule="auto"/>
              <w:ind w:left="360" w:hanging="216"/>
            </w:pPr>
            <w:r>
              <w:t xml:space="preserve">ICE Facial Recognition for Investigations of Transnational Criminal Organizations (DHS-2459) </w:t>
            </w:r>
          </w:p>
          <w:p w14:paraId="52B2A287" w14:textId="77777777" w:rsidR="007F7597" w:rsidRDefault="007F7597" w:rsidP="007F7597">
            <w:pPr>
              <w:pStyle w:val="ListParagraph"/>
              <w:numPr>
                <w:ilvl w:val="0"/>
                <w:numId w:val="8"/>
              </w:numPr>
              <w:spacing w:line="240" w:lineRule="auto"/>
              <w:ind w:left="360" w:hanging="216"/>
            </w:pPr>
            <w:r>
              <w:t>ICE Facial Recognition for Investigations of Child Sexual Exploitation and Abuse (DHS-362)</w:t>
            </w:r>
          </w:p>
          <w:p w14:paraId="2A11EAD6" w14:textId="77777777" w:rsidR="007F7597" w:rsidRDefault="007F7597" w:rsidP="00C86ED5"/>
          <w:p w14:paraId="0C6AECC3" w14:textId="77777777" w:rsidR="007F7597" w:rsidRDefault="007F7597" w:rsidP="00C86ED5">
            <w:r>
              <w:t xml:space="preserve">ICE PTA: </w:t>
            </w:r>
            <w:hyperlink r:id="rId113" w:history="1">
              <w:r w:rsidRPr="00D102DD">
                <w:rPr>
                  <w:rStyle w:val="Hyperlink"/>
                </w:rPr>
                <w:t>ICE Task Force Module Mobile App</w:t>
              </w:r>
            </w:hyperlink>
            <w:r>
              <w:t xml:space="preserve"> (September 2025)</w:t>
            </w:r>
          </w:p>
          <w:p w14:paraId="7D09A038" w14:textId="77777777" w:rsidR="007F7597" w:rsidRDefault="007F7597" w:rsidP="00C86ED5"/>
          <w:p w14:paraId="75548B10" w14:textId="77777777" w:rsidR="007F7597" w:rsidRDefault="007F7597" w:rsidP="00C86ED5">
            <w:r>
              <w:t xml:space="preserve">CBP PTA: </w:t>
            </w:r>
            <w:hyperlink r:id="rId114" w:history="1">
              <w:r w:rsidRPr="00070121">
                <w:rPr>
                  <w:rStyle w:val="Hyperlink"/>
                </w:rPr>
                <w:t>Mobile Fortify Mobile Application for ICE E</w:t>
              </w:r>
              <w:r>
                <w:rPr>
                  <w:rStyle w:val="Hyperlink"/>
                </w:rPr>
                <w:t xml:space="preserve">nforcement and </w:t>
              </w:r>
              <w:r w:rsidRPr="00070121">
                <w:rPr>
                  <w:rStyle w:val="Hyperlink"/>
                </w:rPr>
                <w:t>R</w:t>
              </w:r>
              <w:r>
                <w:rPr>
                  <w:rStyle w:val="Hyperlink"/>
                </w:rPr>
                <w:t>emoval Operations</w:t>
              </w:r>
            </w:hyperlink>
            <w:r>
              <w:t xml:space="preserve"> (February 2025)</w:t>
            </w:r>
          </w:p>
          <w:p w14:paraId="4767D56E" w14:textId="77777777" w:rsidR="007F7597" w:rsidRDefault="007F7597" w:rsidP="00C86ED5"/>
          <w:p w14:paraId="7573B719" w14:textId="77777777" w:rsidR="007F7597" w:rsidRDefault="007F7597" w:rsidP="00C86ED5">
            <w:r>
              <w:t xml:space="preserve">USSS PIA-033: </w:t>
            </w:r>
            <w:hyperlink r:id="rId115">
              <w:r w:rsidRPr="6604E1D9">
                <w:rPr>
                  <w:rStyle w:val="Hyperlink"/>
                </w:rPr>
                <w:t>U</w:t>
              </w:r>
              <w:r>
                <w:rPr>
                  <w:rStyle w:val="Hyperlink"/>
                </w:rPr>
                <w:t>SSS U</w:t>
              </w:r>
              <w:r w:rsidRPr="6604E1D9">
                <w:rPr>
                  <w:rStyle w:val="Hyperlink"/>
                </w:rPr>
                <w:t xml:space="preserve">se of Facial </w:t>
              </w:r>
              <w:r w:rsidRPr="6604E1D9">
                <w:rPr>
                  <w:rStyle w:val="Hyperlink"/>
                </w:rPr>
                <w:lastRenderedPageBreak/>
                <w:t>Recognition Technology</w:t>
              </w:r>
            </w:hyperlink>
            <w:r>
              <w:t xml:space="preserve"> (September 2024)</w:t>
            </w:r>
          </w:p>
          <w:p w14:paraId="734427A0" w14:textId="77777777" w:rsidR="007F7597" w:rsidRDefault="007F7597" w:rsidP="00C86ED5"/>
          <w:p w14:paraId="18B1148C" w14:textId="77777777" w:rsidR="007F7597" w:rsidRDefault="007F7597" w:rsidP="00C86ED5">
            <w:r>
              <w:t xml:space="preserve">DHS Directive 026-11: </w:t>
            </w:r>
            <w:hyperlink r:id="rId116">
              <w:r w:rsidRPr="6604E1D9">
                <w:rPr>
                  <w:rStyle w:val="Hyperlink"/>
                </w:rPr>
                <w:t>Use of Face Recognition and Face Capture Technologies</w:t>
              </w:r>
            </w:hyperlink>
            <w:r>
              <w:t xml:space="preserve"> (September 2023; now removed from DHS website)</w:t>
            </w:r>
          </w:p>
          <w:p w14:paraId="5C6DF63B" w14:textId="77777777" w:rsidR="007F7597" w:rsidRDefault="007F7597" w:rsidP="00C86ED5"/>
          <w:p w14:paraId="018C1831" w14:textId="77777777" w:rsidR="007F7597" w:rsidRDefault="007F7597" w:rsidP="00C86ED5">
            <w:r>
              <w:t xml:space="preserve">HSI Policy Memo: </w:t>
            </w:r>
            <w:hyperlink r:id="rId117">
              <w:r w:rsidRPr="6604E1D9">
                <w:rPr>
                  <w:rStyle w:val="Hyperlink"/>
                </w:rPr>
                <w:t>Use of and Access to Third-Party Facial Recognition Services</w:t>
              </w:r>
            </w:hyperlink>
            <w:r>
              <w:t xml:space="preserve"> (January 2021)</w:t>
            </w:r>
          </w:p>
          <w:p w14:paraId="7688D2B5" w14:textId="77777777" w:rsidR="007F7597" w:rsidRDefault="007F7597" w:rsidP="00C86ED5"/>
          <w:p w14:paraId="7A0871D2" w14:textId="77777777" w:rsidR="007F7597" w:rsidRDefault="007F7597" w:rsidP="00C86ED5">
            <w:r>
              <w:t xml:space="preserve">ICE PIA-054: </w:t>
            </w:r>
            <w:hyperlink r:id="rId118">
              <w:r w:rsidRPr="6604E1D9">
                <w:rPr>
                  <w:rStyle w:val="Hyperlink"/>
                </w:rPr>
                <w:t>Use of Facial Recognition Services</w:t>
              </w:r>
            </w:hyperlink>
            <w:r>
              <w:t xml:space="preserve"> (May 2020)</w:t>
            </w:r>
          </w:p>
          <w:p w14:paraId="31038BA3" w14:textId="77777777" w:rsidR="007F7597" w:rsidRDefault="007F7597" w:rsidP="00C86ED5"/>
          <w:p w14:paraId="7010B9EA" w14:textId="77777777" w:rsidR="007F7597" w:rsidRDefault="007F7597" w:rsidP="00C86ED5">
            <w:r>
              <w:t xml:space="preserve">ICE Policy 16001.2: </w:t>
            </w:r>
            <w:hyperlink r:id="rId119">
              <w:r w:rsidRPr="6604E1D9">
                <w:rPr>
                  <w:rStyle w:val="Hyperlink"/>
                </w:rPr>
                <w:t>Investigating the Potential U.S. Citizenship of Individuals Encountered by ICE</w:t>
              </w:r>
            </w:hyperlink>
            <w:r>
              <w:t xml:space="preserve"> (November 2015)</w:t>
            </w:r>
          </w:p>
          <w:p w14:paraId="4CB92DB5" w14:textId="77777777" w:rsidR="007F7597" w:rsidRDefault="007F7597" w:rsidP="00C86ED5"/>
        </w:tc>
      </w:tr>
      <w:tr w:rsidR="007F7597" w14:paraId="08D0EB2F"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7B4906" w14:textId="7D71859A" w:rsidR="007F7597" w:rsidRDefault="007F7597" w:rsidP="00C86ED5">
            <w:r w:rsidRPr="6604E1D9">
              <w:rPr>
                <w:b/>
                <w:bCs/>
              </w:rPr>
              <w:lastRenderedPageBreak/>
              <w:t>Iris scans</w:t>
            </w:r>
            <w:r w:rsidRPr="00A85B93">
              <w:rPr>
                <w:b/>
                <w:bCs/>
              </w:rPr>
              <w:t>.</w:t>
            </w:r>
            <w:r>
              <w:t xml:space="preserve"> BI2 provides a mobile app to ICE’s deportation arm</w:t>
            </w:r>
            <w:r w:rsidR="00F349A9">
              <w:t>, ERO,</w:t>
            </w:r>
            <w:r>
              <w:t xml:space="preserve"> that </w:t>
            </w:r>
            <w:r w:rsidR="0016237D">
              <w:t xml:space="preserve">allows </w:t>
            </w:r>
            <w:r w:rsidR="0016237D">
              <w:lastRenderedPageBreak/>
              <w:t xml:space="preserve">agents to </w:t>
            </w:r>
            <w:r>
              <w:t xml:space="preserve">scan irises and links them to a database of previous iris scans for real-time identification.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AD5880" w14:textId="77777777" w:rsidR="007F7597" w:rsidRDefault="007F7597" w:rsidP="00C86ED5">
            <w:r w:rsidRPr="58507186">
              <w:lastRenderedPageBreak/>
              <w:t>B</w:t>
            </w:r>
            <w:r>
              <w:t>I</w:t>
            </w:r>
            <w:r w:rsidRPr="58507186">
              <w:t>2 Technologies</w:t>
            </w:r>
            <w:r>
              <w:t xml:space="preserve"> (ICE)</w:t>
            </w:r>
            <w:r w:rsidRPr="58507186">
              <w:t>:</w:t>
            </w:r>
          </w:p>
          <w:p w14:paraId="492900F0" w14:textId="77777777" w:rsidR="007F7597" w:rsidRDefault="007F7597" w:rsidP="007F7597">
            <w:pPr>
              <w:pStyle w:val="ListParagraph"/>
              <w:numPr>
                <w:ilvl w:val="0"/>
                <w:numId w:val="8"/>
              </w:numPr>
              <w:spacing w:line="240" w:lineRule="auto"/>
              <w:ind w:left="360" w:hanging="216"/>
            </w:pPr>
            <w:r>
              <w:t>2026: $29.7 million</w:t>
            </w:r>
          </w:p>
          <w:p w14:paraId="4515DA3E"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625B4E" w14:textId="77777777" w:rsidR="007F7597" w:rsidRDefault="007F7597" w:rsidP="00C86ED5">
            <w:r>
              <w:t>NPR, “</w:t>
            </w:r>
            <w:hyperlink r:id="rId120">
              <w:r>
                <w:rPr>
                  <w:rStyle w:val="Hyperlink"/>
                </w:rPr>
                <w:t>ICE Is Spending Millions of Dollars on Iris Scanners, Expanding Its Arsenal of Tech Tools</w:t>
              </w:r>
            </w:hyperlink>
            <w:r>
              <w:t>” (May 2026)</w:t>
            </w:r>
          </w:p>
          <w:p w14:paraId="4255B6EC" w14:textId="77777777" w:rsidR="007F7597" w:rsidRDefault="007F7597" w:rsidP="00C86ED5"/>
          <w:p w14:paraId="6D5751AD" w14:textId="77777777" w:rsidR="007F7597" w:rsidRDefault="007F7597" w:rsidP="00C86ED5">
            <w:r w:rsidRPr="00A85B93">
              <w:rPr>
                <w:i/>
                <w:iCs/>
              </w:rPr>
              <w:lastRenderedPageBreak/>
              <w:t>404 Media</w:t>
            </w:r>
            <w:r>
              <w:t>, “</w:t>
            </w:r>
            <w:hyperlink r:id="rId121">
              <w:r w:rsidRPr="6604E1D9">
                <w:rPr>
                  <w:rStyle w:val="Hyperlink"/>
                </w:rPr>
                <w:t>ICE Is Buying Mobile Iris Scanning Tech for Its Deportation Arm</w:t>
              </w:r>
            </w:hyperlink>
            <w:r>
              <w:t>” (August 2025)</w:t>
            </w:r>
          </w:p>
          <w:p w14:paraId="49E540CD" w14:textId="77777777" w:rsidR="007F7597" w:rsidRDefault="007F7597" w:rsidP="00C86ED5"/>
          <w:p w14:paraId="7AF3C220" w14:textId="77777777" w:rsidR="007F7597" w:rsidRDefault="007F7597" w:rsidP="00C86ED5">
            <w:r>
              <w:t xml:space="preserve">Policing Project, </w:t>
            </w:r>
            <w:hyperlink r:id="rId122" w:history="1">
              <w:r w:rsidRPr="00171CB6">
                <w:rPr>
                  <w:rStyle w:val="Hyperlink"/>
                </w:rPr>
                <w:t>Policing Project Five-Minute Primers: Iris Recognition</w:t>
              </w:r>
            </w:hyperlink>
            <w:r>
              <w:t xml:space="preserve"> (September 2019) </w:t>
            </w:r>
          </w:p>
          <w:p w14:paraId="746B34AA"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D06574" w14:textId="77777777" w:rsidR="007F7597" w:rsidRDefault="007F7597" w:rsidP="00C86ED5">
            <w:r>
              <w:lastRenderedPageBreak/>
              <w:t xml:space="preserve">S&amp;T PIA: </w:t>
            </w:r>
            <w:hyperlink r:id="rId123" w:history="1">
              <w:r w:rsidRPr="00BD5E9F">
                <w:rPr>
                  <w:rStyle w:val="Hyperlink"/>
                </w:rPr>
                <w:t>Iris and Face Technology Demonstration and Evaluation</w:t>
              </w:r>
            </w:hyperlink>
            <w:r>
              <w:t xml:space="preserve"> (August 2010)</w:t>
            </w:r>
          </w:p>
        </w:tc>
      </w:tr>
      <w:tr w:rsidR="007F7597" w14:paraId="18B48A13"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7581B7" w14:textId="2DF3C5F9" w:rsidR="003D7D7D" w:rsidRPr="003D7D7D" w:rsidRDefault="007F7597" w:rsidP="003D7D7D">
            <w:r w:rsidRPr="6604E1D9">
              <w:rPr>
                <w:b/>
                <w:bCs/>
              </w:rPr>
              <w:t>Fingerprints</w:t>
            </w:r>
            <w:r w:rsidRPr="00A85B93">
              <w:rPr>
                <w:b/>
                <w:bCs/>
              </w:rPr>
              <w:t>.</w:t>
            </w:r>
            <w:r>
              <w:t xml:space="preserve"> DHS uses fingerprints to identify people during raids</w:t>
            </w:r>
            <w:r w:rsidR="003D7D7D">
              <w:t xml:space="preserve">, </w:t>
            </w:r>
            <w:r w:rsidR="003D7D7D" w:rsidRPr="003D7D7D">
              <w:t>investigations, arrests, booking, detention, and removal proceedings</w:t>
            </w:r>
            <w:del w:id="125" w:author="Gabriella Sanchez" w:date="2026-07-27T11:36:00Z" w16du:dateUtc="2026-07-27T15:36:00Z">
              <w:r w:rsidR="003D7D7D" w:rsidDel="00FC37AB">
                <w:delText>,</w:delText>
              </w:r>
            </w:del>
          </w:p>
          <w:p w14:paraId="51DB2DF5" w14:textId="28EF87E5" w:rsidR="007F7597" w:rsidRDefault="007F7597" w:rsidP="00C86ED5">
            <w:r>
              <w:t xml:space="preserve">and to search FBI and Department of Defense databases for identity information.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7EFF92" w14:textId="77777777" w:rsidR="007F7597" w:rsidRDefault="007F7597" w:rsidP="00C86ED5">
            <w:r>
              <w:t>Total: At least $1.8 million</w:t>
            </w:r>
          </w:p>
          <w:p w14:paraId="031F6FA4" w14:textId="77777777" w:rsidR="007F7597" w:rsidRDefault="007F7597" w:rsidP="00C86ED5"/>
          <w:p w14:paraId="680A93C2" w14:textId="77777777" w:rsidR="007F7597" w:rsidRDefault="007F7597" w:rsidP="00C86ED5">
            <w:r w:rsidRPr="58507186">
              <w:t>Aware</w:t>
            </w:r>
            <w:r>
              <w:t xml:space="preserve"> (CBP)</w:t>
            </w:r>
            <w:r w:rsidRPr="58507186">
              <w:t>: $1.1 million</w:t>
            </w:r>
          </w:p>
          <w:p w14:paraId="78D3679F" w14:textId="77777777" w:rsidR="007F7597" w:rsidRDefault="007F7597" w:rsidP="007F7597">
            <w:pPr>
              <w:pStyle w:val="ListParagraph"/>
              <w:numPr>
                <w:ilvl w:val="0"/>
                <w:numId w:val="8"/>
              </w:numPr>
              <w:spacing w:line="240" w:lineRule="auto"/>
              <w:ind w:left="360" w:hanging="216"/>
            </w:pPr>
            <w:r w:rsidRPr="58507186">
              <w:t>2024: $232,000</w:t>
            </w:r>
          </w:p>
          <w:p w14:paraId="613B300D" w14:textId="77777777" w:rsidR="007F7597" w:rsidRDefault="007F7597" w:rsidP="007F7597">
            <w:pPr>
              <w:pStyle w:val="ListParagraph"/>
              <w:numPr>
                <w:ilvl w:val="0"/>
                <w:numId w:val="8"/>
              </w:numPr>
              <w:spacing w:line="240" w:lineRule="auto"/>
              <w:ind w:left="360" w:hanging="216"/>
            </w:pPr>
            <w:r w:rsidRPr="58507186">
              <w:t>2023: $232,000</w:t>
            </w:r>
          </w:p>
          <w:p w14:paraId="36AF5524" w14:textId="77777777" w:rsidR="007F7597" w:rsidRDefault="007F7597" w:rsidP="007F7597">
            <w:pPr>
              <w:pStyle w:val="ListParagraph"/>
              <w:numPr>
                <w:ilvl w:val="0"/>
                <w:numId w:val="8"/>
              </w:numPr>
              <w:spacing w:line="240" w:lineRule="auto"/>
              <w:ind w:left="360" w:hanging="216"/>
            </w:pPr>
            <w:r w:rsidRPr="58507186">
              <w:t>2022: $332,000</w:t>
            </w:r>
          </w:p>
          <w:p w14:paraId="7F620790" w14:textId="77777777" w:rsidR="007F7597" w:rsidRDefault="007F7597" w:rsidP="007F7597">
            <w:pPr>
              <w:pStyle w:val="ListParagraph"/>
              <w:numPr>
                <w:ilvl w:val="0"/>
                <w:numId w:val="8"/>
              </w:numPr>
              <w:spacing w:line="240" w:lineRule="auto"/>
              <w:ind w:left="360" w:hanging="216"/>
            </w:pPr>
            <w:r>
              <w:t>2021: $332,000</w:t>
            </w:r>
          </w:p>
          <w:p w14:paraId="6EC91612" w14:textId="77777777" w:rsidR="007F7597" w:rsidRDefault="007F7597" w:rsidP="00C86ED5"/>
          <w:p w14:paraId="3360ACFF" w14:textId="77777777" w:rsidR="007F7597" w:rsidRDefault="007F7597" w:rsidP="00C86ED5">
            <w:r>
              <w:t>NEC Corporation (ICE): $682,000</w:t>
            </w:r>
          </w:p>
          <w:p w14:paraId="1ED9813D" w14:textId="77777777" w:rsidR="007F7597" w:rsidRDefault="007F7597" w:rsidP="007F7597">
            <w:pPr>
              <w:pStyle w:val="ListParagraph"/>
              <w:numPr>
                <w:ilvl w:val="0"/>
                <w:numId w:val="8"/>
              </w:numPr>
              <w:spacing w:line="240" w:lineRule="auto"/>
              <w:ind w:left="360" w:hanging="216"/>
            </w:pPr>
            <w:r>
              <w:t>2025: $447,000</w:t>
            </w:r>
          </w:p>
          <w:p w14:paraId="193FC965" w14:textId="77777777" w:rsidR="007F7597" w:rsidRDefault="007F7597" w:rsidP="007F7597">
            <w:pPr>
              <w:pStyle w:val="ListParagraph"/>
              <w:numPr>
                <w:ilvl w:val="0"/>
                <w:numId w:val="8"/>
              </w:numPr>
              <w:spacing w:line="240" w:lineRule="auto"/>
              <w:ind w:left="360" w:hanging="216"/>
            </w:pPr>
            <w:r>
              <w:t>2023: $235,000</w:t>
            </w:r>
          </w:p>
          <w:p w14:paraId="3F1DDF10" w14:textId="77777777" w:rsidR="007F7597" w:rsidRDefault="007F7597" w:rsidP="00C86ED5"/>
          <w:p w14:paraId="78034B91" w14:textId="77777777" w:rsidR="007F7597" w:rsidRDefault="007F7597" w:rsidP="00C86ED5">
            <w:r w:rsidRPr="58507186">
              <w:t>Mosa Technology Solutions</w:t>
            </w:r>
            <w:r>
              <w:t xml:space="preserve"> (ICE)</w:t>
            </w:r>
            <w:r w:rsidRPr="58507186">
              <w:t>:</w:t>
            </w:r>
            <w:r>
              <w:t xml:space="preserve"> </w:t>
            </w:r>
            <w:r w:rsidRPr="58507186">
              <w:t xml:space="preserve"> </w:t>
            </w:r>
          </w:p>
          <w:p w14:paraId="3176E2F4" w14:textId="77777777" w:rsidR="007F7597" w:rsidRDefault="007F7597" w:rsidP="007F7597">
            <w:pPr>
              <w:pStyle w:val="ListParagraph"/>
              <w:numPr>
                <w:ilvl w:val="0"/>
                <w:numId w:val="8"/>
              </w:numPr>
              <w:spacing w:line="240" w:lineRule="auto"/>
              <w:ind w:left="360" w:hanging="216"/>
            </w:pPr>
            <w:r>
              <w:t>2026: $34,000</w:t>
            </w:r>
          </w:p>
          <w:p w14:paraId="38ED660F"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7128DE" w14:textId="77777777" w:rsidR="007F7597" w:rsidRDefault="007F7597" w:rsidP="00C86ED5">
            <w:r w:rsidRPr="005C51D8">
              <w:t>BiometricUpdate.com</w:t>
            </w:r>
            <w:r>
              <w:t>, “</w:t>
            </w:r>
            <w:hyperlink r:id="rId124">
              <w:r w:rsidRPr="6604E1D9">
                <w:rPr>
                  <w:rStyle w:val="Hyperlink"/>
                </w:rPr>
                <w:t xml:space="preserve">ICE to </w:t>
              </w:r>
              <w:r>
                <w:rPr>
                  <w:rStyle w:val="Hyperlink"/>
                </w:rPr>
                <w:t>A</w:t>
              </w:r>
              <w:r w:rsidRPr="6604E1D9">
                <w:rPr>
                  <w:rStyle w:val="Hyperlink"/>
                </w:rPr>
                <w:t xml:space="preserve">ward </w:t>
              </w:r>
              <w:r>
                <w:rPr>
                  <w:rStyle w:val="Hyperlink"/>
                </w:rPr>
                <w:t>C</w:t>
              </w:r>
              <w:r w:rsidRPr="6604E1D9">
                <w:rPr>
                  <w:rStyle w:val="Hyperlink"/>
                </w:rPr>
                <w:t xml:space="preserve">ontract to </w:t>
              </w:r>
              <w:r>
                <w:rPr>
                  <w:rStyle w:val="Hyperlink"/>
                </w:rPr>
                <w:t>F</w:t>
              </w:r>
              <w:r w:rsidRPr="6604E1D9">
                <w:rPr>
                  <w:rStyle w:val="Hyperlink"/>
                </w:rPr>
                <w:t xml:space="preserve">ield </w:t>
              </w:r>
              <w:r>
                <w:rPr>
                  <w:rStyle w:val="Hyperlink"/>
                </w:rPr>
                <w:t>M</w:t>
              </w:r>
              <w:r w:rsidRPr="6604E1D9">
                <w:rPr>
                  <w:rStyle w:val="Hyperlink"/>
                </w:rPr>
                <w:t xml:space="preserve">ore NEC </w:t>
              </w:r>
              <w:r>
                <w:rPr>
                  <w:rStyle w:val="Hyperlink"/>
                </w:rPr>
                <w:t>F</w:t>
              </w:r>
              <w:r w:rsidRPr="6604E1D9">
                <w:rPr>
                  <w:rStyle w:val="Hyperlink"/>
                </w:rPr>
                <w:t xml:space="preserve">ingerprint </w:t>
              </w:r>
              <w:r>
                <w:rPr>
                  <w:rStyle w:val="Hyperlink"/>
                </w:rPr>
                <w:t>C</w:t>
              </w:r>
              <w:r w:rsidRPr="6604E1D9">
                <w:rPr>
                  <w:rStyle w:val="Hyperlink"/>
                </w:rPr>
                <w:t xml:space="preserve">apture </w:t>
              </w:r>
              <w:r>
                <w:rPr>
                  <w:rStyle w:val="Hyperlink"/>
                </w:rPr>
                <w:t>D</w:t>
              </w:r>
              <w:r w:rsidRPr="6604E1D9">
                <w:rPr>
                  <w:rStyle w:val="Hyperlink"/>
                </w:rPr>
                <w:t>evices</w:t>
              </w:r>
            </w:hyperlink>
            <w:r>
              <w:t>” (September 2024)</w:t>
            </w:r>
          </w:p>
          <w:p w14:paraId="3E3970D7" w14:textId="77777777" w:rsidR="007F7597" w:rsidRDefault="007F7597" w:rsidP="00C86ED5"/>
          <w:p w14:paraId="3CAAB7AE" w14:textId="77777777" w:rsidR="007F7597" w:rsidRDefault="007F7597" w:rsidP="00C86ED5">
            <w:r>
              <w:t xml:space="preserve">Mijente and Just Futures Law, </w:t>
            </w:r>
            <w:hyperlink r:id="rId125">
              <w:r w:rsidRPr="00A85B93">
                <w:rPr>
                  <w:rStyle w:val="Hyperlink"/>
                  <w:i/>
                  <w:iCs/>
                </w:rPr>
                <w:t>ICE’s EDDIE Program: How ICE Uses Biometric Scanner Tech to Ramp Up Raids</w:t>
              </w:r>
            </w:hyperlink>
            <w:r>
              <w:t xml:space="preserve"> (November 2020)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55644D" w14:textId="77777777" w:rsidR="007F7597" w:rsidRDefault="007F7597" w:rsidP="00C86ED5">
            <w:r w:rsidRPr="009D5C77">
              <w:t>USSS</w:t>
            </w:r>
            <w:r>
              <w:t xml:space="preserve"> </w:t>
            </w:r>
            <w:r w:rsidRPr="009D5C77">
              <w:t>PIA-017</w:t>
            </w:r>
            <w:r>
              <w:t xml:space="preserve">: </w:t>
            </w:r>
            <w:hyperlink r:id="rId126">
              <w:r w:rsidRPr="6604E1D9">
                <w:rPr>
                  <w:rStyle w:val="Hyperlink"/>
                </w:rPr>
                <w:t>Forensic Services Division System</w:t>
              </w:r>
            </w:hyperlink>
            <w:r>
              <w:t xml:space="preserve"> (May 2024)</w:t>
            </w:r>
          </w:p>
          <w:p w14:paraId="72F5D2DC" w14:textId="77777777" w:rsidR="007F7597" w:rsidRDefault="007F7597" w:rsidP="00C86ED5"/>
          <w:p w14:paraId="5BA7298C" w14:textId="77777777" w:rsidR="007F7597" w:rsidRDefault="007F7597" w:rsidP="00C86ED5">
            <w:r>
              <w:t xml:space="preserve">ICE PIA-015(j): </w:t>
            </w:r>
            <w:hyperlink r:id="rId127">
              <w:r w:rsidRPr="6604E1D9">
                <w:rPr>
                  <w:rStyle w:val="Hyperlink"/>
                </w:rPr>
                <w:t>Enforcement Integrated Database – EAGLE, EDDIE, and DAVID</w:t>
              </w:r>
            </w:hyperlink>
            <w:r>
              <w:t xml:space="preserve"> (May 2019)</w:t>
            </w:r>
          </w:p>
          <w:p w14:paraId="36F1C1CB" w14:textId="77777777" w:rsidR="007F7597" w:rsidRDefault="007F7597" w:rsidP="00C86ED5"/>
          <w:p w14:paraId="73A44BBB" w14:textId="77777777" w:rsidR="007F7597" w:rsidRDefault="007F7597" w:rsidP="00C86ED5">
            <w:r>
              <w:t xml:space="preserve">ICE Directive 10089.1: </w:t>
            </w:r>
            <w:hyperlink r:id="rId128">
              <w:r w:rsidRPr="6604E1D9">
                <w:rPr>
                  <w:rStyle w:val="Hyperlink"/>
                </w:rPr>
                <w:t>Obtaining Required Fingerprints from Noncompliant Individuals</w:t>
              </w:r>
            </w:hyperlink>
            <w:r>
              <w:t xml:space="preserve"> (October 2018)</w:t>
            </w:r>
          </w:p>
          <w:p w14:paraId="00FA2D9D" w14:textId="77777777" w:rsidR="007F7597" w:rsidRDefault="007F7597" w:rsidP="00C86ED5"/>
        </w:tc>
      </w:tr>
      <w:tr w:rsidR="007F7597" w14:paraId="6B305508"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17374E" w14:textId="53B040C1" w:rsidR="007F7597" w:rsidRDefault="007F7597" w:rsidP="00C86ED5">
            <w:pPr>
              <w:rPr>
                <w:ins w:id="126" w:author="Matthew Ruppert" w:date="2026-07-15T11:19:00Z" w16du:dateUtc="2026-07-15T15:19:00Z"/>
              </w:rPr>
            </w:pPr>
            <w:r w:rsidRPr="6604E1D9">
              <w:rPr>
                <w:b/>
                <w:bCs/>
              </w:rPr>
              <w:t>DNA tests</w:t>
            </w:r>
            <w:r w:rsidRPr="00A85B93">
              <w:rPr>
                <w:b/>
                <w:bCs/>
              </w:rPr>
              <w:t>.</w:t>
            </w:r>
            <w:r>
              <w:t xml:space="preserve"> DHS has taken DNA from arrested protesters</w:t>
            </w:r>
            <w:r w:rsidR="00DC3A15">
              <w:t>. It</w:t>
            </w:r>
            <w:r w:rsidR="00C2309D">
              <w:t xml:space="preserve"> </w:t>
            </w:r>
            <w:r w:rsidR="005C462E">
              <w:t>also</w:t>
            </w:r>
            <w:r>
              <w:t xml:space="preserve"> intends </w:t>
            </w:r>
            <w:r>
              <w:lastRenderedPageBreak/>
              <w:t>to use rapid DNA tests to examine the familial relationships of immigrants</w:t>
            </w:r>
            <w:ins w:id="127" w:author="Gabriella Sanchez" w:date="2026-07-27T11:36:00Z" w16du:dateUtc="2026-07-27T15:36:00Z">
              <w:r w:rsidR="0047205C">
                <w:t>.</w:t>
              </w:r>
            </w:ins>
            <w:del w:id="128" w:author="Gabriella Sanchez" w:date="2026-07-27T11:36:00Z" w16du:dateUtc="2026-07-27T15:36:00Z">
              <w:r w:rsidR="00DC3A15" w:rsidDel="0047205C">
                <w:delText>;</w:delText>
              </w:r>
            </w:del>
            <w:r w:rsidR="005C462E">
              <w:t xml:space="preserve"> </w:t>
            </w:r>
            <w:ins w:id="129" w:author="Gabriella Sanchez" w:date="2026-07-27T11:36:00Z" w16du:dateUtc="2026-07-27T15:36:00Z">
              <w:r w:rsidR="0047205C">
                <w:t>W</w:t>
              </w:r>
            </w:ins>
            <w:del w:id="130" w:author="Gabriella Sanchez" w:date="2026-07-27T11:36:00Z" w16du:dateUtc="2026-07-27T15:36:00Z">
              <w:r w:rsidR="005C462E" w:rsidDel="0047205C">
                <w:delText>w</w:delText>
              </w:r>
            </w:del>
            <w:r w:rsidR="005C462E">
              <w:t xml:space="preserve">hile purportedly to verify parent-child relationship claims as part of screening under the Trafficking Victims Protection Act of 2000, </w:t>
            </w:r>
            <w:r w:rsidR="00DC3A15">
              <w:t>this</w:t>
            </w:r>
            <w:r w:rsidR="005C462E">
              <w:t xml:space="preserve"> </w:t>
            </w:r>
            <w:r w:rsidR="00F349A9">
              <w:t xml:space="preserve">practice </w:t>
            </w:r>
            <w:r w:rsidR="005C462E">
              <w:t xml:space="preserve">could also </w:t>
            </w:r>
            <w:r>
              <w:t>pav</w:t>
            </w:r>
            <w:r w:rsidR="005C462E">
              <w:t>e</w:t>
            </w:r>
            <w:r>
              <w:t xml:space="preserve"> the way for </w:t>
            </w:r>
            <w:hyperlink r:id="rId129" w:history="1">
              <w:r w:rsidRPr="00594990">
                <w:rPr>
                  <w:rStyle w:val="Hyperlink"/>
                </w:rPr>
                <w:t>child separations</w:t>
              </w:r>
            </w:hyperlink>
            <w:r>
              <w:t>.</w:t>
            </w:r>
          </w:p>
          <w:p w14:paraId="6121AA8E" w14:textId="0371C705" w:rsidR="00042443" w:rsidRDefault="00042443" w:rsidP="00C86ED5"/>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990301" w14:textId="77777777" w:rsidR="007F7597" w:rsidRDefault="007F7597" w:rsidP="00C86ED5">
            <w:r w:rsidRPr="58507186">
              <w:lastRenderedPageBreak/>
              <w:t>SNA International</w:t>
            </w:r>
            <w:r>
              <w:t xml:space="preserve"> (ICE, S&amp;T)</w:t>
            </w:r>
            <w:r w:rsidRPr="58507186">
              <w:t>: $5.5 million</w:t>
            </w:r>
          </w:p>
          <w:p w14:paraId="001537CD" w14:textId="77777777" w:rsidR="007F7597" w:rsidRDefault="007F7597" w:rsidP="007F7597">
            <w:pPr>
              <w:pStyle w:val="ListParagraph"/>
              <w:numPr>
                <w:ilvl w:val="0"/>
                <w:numId w:val="8"/>
              </w:numPr>
              <w:spacing w:line="240" w:lineRule="auto"/>
              <w:ind w:left="360" w:hanging="216"/>
            </w:pPr>
            <w:r w:rsidRPr="58507186">
              <w:t>2025: $6.2 million</w:t>
            </w:r>
          </w:p>
          <w:p w14:paraId="490A5F4E" w14:textId="77777777" w:rsidR="007F7597" w:rsidRDefault="007F7597" w:rsidP="007F7597">
            <w:pPr>
              <w:pStyle w:val="ListParagraph"/>
              <w:numPr>
                <w:ilvl w:val="0"/>
                <w:numId w:val="8"/>
              </w:numPr>
              <w:spacing w:line="240" w:lineRule="auto"/>
              <w:ind w:left="360" w:hanging="216"/>
            </w:pPr>
            <w:r w:rsidRPr="58507186">
              <w:lastRenderedPageBreak/>
              <w:t>2022: -$25,000</w:t>
            </w:r>
            <w:r>
              <w:rPr>
                <w:rStyle w:val="FootnoteReference"/>
              </w:rPr>
              <w:footnoteReference w:id="5"/>
            </w:r>
          </w:p>
          <w:p w14:paraId="2DF71725" w14:textId="77777777" w:rsidR="007F7597" w:rsidRDefault="007F7597" w:rsidP="007F7597">
            <w:pPr>
              <w:pStyle w:val="ListParagraph"/>
              <w:numPr>
                <w:ilvl w:val="0"/>
                <w:numId w:val="8"/>
              </w:numPr>
              <w:spacing w:line="240" w:lineRule="auto"/>
              <w:ind w:left="360" w:hanging="216"/>
            </w:pPr>
            <w:r w:rsidRPr="58507186">
              <w:t>2021: -$707,000</w:t>
            </w:r>
          </w:p>
          <w:p w14:paraId="7B3FA574"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BB4A20" w14:textId="77777777" w:rsidR="007F7597" w:rsidRDefault="007F7597" w:rsidP="00C86ED5">
            <w:r>
              <w:rPr>
                <w:i/>
                <w:iCs/>
              </w:rPr>
              <w:lastRenderedPageBreak/>
              <w:t>The New York Times</w:t>
            </w:r>
            <w:r>
              <w:t>, “</w:t>
            </w:r>
            <w:hyperlink r:id="rId130">
              <w:r w:rsidRPr="007C818E">
                <w:rPr>
                  <w:rStyle w:val="Hyperlink"/>
                </w:rPr>
                <w:t>His DNA Was Taken After His Arrest at an ICE Protest. Now, He’s Suing</w:t>
              </w:r>
            </w:hyperlink>
            <w:r>
              <w:t xml:space="preserve">” (May 2026) </w:t>
            </w:r>
          </w:p>
          <w:p w14:paraId="5317988C" w14:textId="77777777" w:rsidR="007F7597" w:rsidRDefault="007F7597" w:rsidP="00C86ED5"/>
          <w:p w14:paraId="4B44146A" w14:textId="77777777" w:rsidR="007F7597" w:rsidRDefault="007F7597" w:rsidP="00C86ED5">
            <w:r>
              <w:lastRenderedPageBreak/>
              <w:t xml:space="preserve">Georgetown Law Center on Privacy and Technology, </w:t>
            </w:r>
            <w:hyperlink r:id="rId131">
              <w:r w:rsidRPr="006E6E18">
                <w:rPr>
                  <w:rStyle w:val="Hyperlink"/>
                  <w:i/>
                  <w:iCs/>
                </w:rPr>
                <w:t>Raiding the Genome: How the United States Government Is Abusing Its Immigration Powers to Amass DNA for Future Policing</w:t>
              </w:r>
            </w:hyperlink>
            <w:r>
              <w:t xml:space="preserve"> (September 2025)</w:t>
            </w:r>
          </w:p>
          <w:p w14:paraId="0DD01362" w14:textId="77777777" w:rsidR="007F7597" w:rsidRDefault="007F7597" w:rsidP="00C86ED5"/>
          <w:p w14:paraId="02844729" w14:textId="77777777" w:rsidR="007F7597" w:rsidRDefault="007F7597" w:rsidP="00C86ED5">
            <w:r>
              <w:t>Bloomberg, “</w:t>
            </w:r>
            <w:hyperlink r:id="rId132">
              <w:r w:rsidRPr="6604E1D9">
                <w:rPr>
                  <w:rStyle w:val="Hyperlink"/>
                </w:rPr>
                <w:t>ICE Moves to DNA-Test Families Targeted for Deportation with New Contract</w:t>
              </w:r>
            </w:hyperlink>
            <w:r>
              <w:t>” (June 2025)</w:t>
            </w:r>
          </w:p>
          <w:p w14:paraId="27AA97FC"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9558D8" w14:textId="77777777" w:rsidR="007F7597" w:rsidRDefault="007F7597" w:rsidP="00C86ED5">
            <w:r>
              <w:lastRenderedPageBreak/>
              <w:t xml:space="preserve">CBP Directive 2410-001A: </w:t>
            </w:r>
            <w:hyperlink r:id="rId133">
              <w:r w:rsidRPr="6604E1D9">
                <w:rPr>
                  <w:rStyle w:val="Hyperlink"/>
                </w:rPr>
                <w:t>CBP Implementation of the DNA Fingerprint Act of 2005</w:t>
              </w:r>
            </w:hyperlink>
            <w:r>
              <w:t xml:space="preserve"> (February 2025)</w:t>
            </w:r>
          </w:p>
          <w:p w14:paraId="3A7E2D16" w14:textId="77777777" w:rsidR="007F7597" w:rsidRDefault="007F7597" w:rsidP="00C86ED5"/>
          <w:p w14:paraId="15947DEF" w14:textId="77777777" w:rsidR="007F7597" w:rsidRDefault="007F7597" w:rsidP="00C86ED5">
            <w:r>
              <w:lastRenderedPageBreak/>
              <w:t xml:space="preserve">DHS PIA-080: </w:t>
            </w:r>
            <w:hyperlink r:id="rId134">
              <w:r w:rsidRPr="6604E1D9">
                <w:rPr>
                  <w:rStyle w:val="Hyperlink"/>
                </w:rPr>
                <w:t>CBP and ICE DNA Collection</w:t>
              </w:r>
            </w:hyperlink>
            <w:r>
              <w:t xml:space="preserve"> (July 2020)</w:t>
            </w:r>
          </w:p>
          <w:p w14:paraId="7CB00499" w14:textId="77777777" w:rsidR="007F7597" w:rsidRDefault="007F7597" w:rsidP="00C86ED5"/>
          <w:p w14:paraId="07AD6C6E" w14:textId="77777777" w:rsidR="007F7597" w:rsidRDefault="007F7597" w:rsidP="00C86ED5">
            <w:r>
              <w:t xml:space="preserve">ICE PIA-050: </w:t>
            </w:r>
            <w:hyperlink r:id="rId135">
              <w:r w:rsidRPr="6604E1D9">
                <w:rPr>
                  <w:rStyle w:val="Hyperlink"/>
                </w:rPr>
                <w:t>Rapid DNA Operational Use</w:t>
              </w:r>
            </w:hyperlink>
            <w:r>
              <w:t xml:space="preserve"> (June 2019)</w:t>
            </w:r>
          </w:p>
          <w:p w14:paraId="23255B67" w14:textId="77777777" w:rsidR="007F7597" w:rsidRDefault="007F7597" w:rsidP="00C86ED5"/>
        </w:tc>
      </w:tr>
      <w:tr w:rsidR="007F7597" w14:paraId="6DEEBDB6"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3B1336" w14:textId="36175586" w:rsidR="007F7597" w:rsidRDefault="007F7597" w:rsidP="00C86ED5">
            <w:r w:rsidRPr="6604E1D9">
              <w:rPr>
                <w:b/>
                <w:bCs/>
              </w:rPr>
              <w:lastRenderedPageBreak/>
              <w:t>Integrated biometrics</w:t>
            </w:r>
            <w:r w:rsidRPr="006E6E18">
              <w:rPr>
                <w:b/>
                <w:bCs/>
              </w:rPr>
              <w:t>.</w:t>
            </w:r>
            <w:r>
              <w:t xml:space="preserve"> These </w:t>
            </w:r>
            <w:hyperlink r:id="rId136" w:history="1">
              <w:r w:rsidRPr="001B282F">
                <w:rPr>
                  <w:rStyle w:val="Hyperlink"/>
                </w:rPr>
                <w:t>devices</w:t>
              </w:r>
            </w:hyperlink>
            <w:r>
              <w:t xml:space="preserve"> collect biometric identifiers — such as fingerprint, iris, and face </w:t>
            </w:r>
            <w:r>
              <w:lastRenderedPageBreak/>
              <w:t xml:space="preserve">scans — that </w:t>
            </w:r>
            <w:r w:rsidR="000E3975">
              <w:t>DHS can feed</w:t>
            </w:r>
            <w:r>
              <w:t xml:space="preserve"> into </w:t>
            </w:r>
            <w:r w:rsidR="000E3975">
              <w:t>its</w:t>
            </w:r>
            <w:r>
              <w:t xml:space="preserve"> databases for use during current or future investigations</w:t>
            </w:r>
            <w:del w:id="131" w:author="Gabriella Sanchez" w:date="2026-07-24T14:01:00Z" w16du:dateUtc="2026-07-24T18:01:00Z">
              <w:r w:rsidR="00042443" w:rsidDel="00262829">
                <w:delText>,</w:delText>
              </w:r>
            </w:del>
            <w:r w:rsidR="00042443">
              <w:t xml:space="preserve"> or </w:t>
            </w:r>
            <w:ins w:id="132" w:author="Gabriella Sanchez" w:date="2026-07-24T14:02:00Z" w16du:dateUtc="2026-07-24T18:02:00Z">
              <w:r w:rsidR="00262829">
                <w:t>in</w:t>
              </w:r>
            </w:ins>
            <w:ins w:id="133" w:author="Gabriella Sanchez" w:date="2026-07-24T14:01:00Z" w16du:dateUtc="2026-07-24T18:01:00Z">
              <w:r w:rsidR="00262829">
                <w:t xml:space="preserve"> </w:t>
              </w:r>
            </w:ins>
            <w:r w:rsidR="00042443">
              <w:t>immigration benefit adjudications</w:t>
            </w:r>
            <w:r>
              <w:t>.</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5CC978" w14:textId="77777777" w:rsidR="007F7597" w:rsidRDefault="007F7597" w:rsidP="00C86ED5">
            <w:r w:rsidRPr="58507186">
              <w:lastRenderedPageBreak/>
              <w:t xml:space="preserve">Total: </w:t>
            </w:r>
            <w:r>
              <w:t>A</w:t>
            </w:r>
            <w:r w:rsidRPr="58507186">
              <w:t>t least $6.</w:t>
            </w:r>
            <w:r>
              <w:t>3</w:t>
            </w:r>
            <w:r w:rsidRPr="58507186">
              <w:t xml:space="preserve"> million</w:t>
            </w:r>
          </w:p>
          <w:p w14:paraId="7BA9EC0A" w14:textId="77777777" w:rsidR="007F7597" w:rsidRDefault="007F7597" w:rsidP="00C86ED5"/>
          <w:p w14:paraId="40D1279B" w14:textId="77777777" w:rsidR="007F7597" w:rsidRDefault="007F7597" w:rsidP="00C86ED5">
            <w:r>
              <w:t>Panamerica Computers</w:t>
            </w:r>
            <w:r w:rsidRPr="6604E1D9">
              <w:rPr>
                <w:rStyle w:val="FootnoteReference"/>
              </w:rPr>
              <w:footnoteReference w:id="6"/>
            </w:r>
            <w:r>
              <w:t xml:space="preserve"> (CBP): $2.8 million</w:t>
            </w:r>
          </w:p>
          <w:p w14:paraId="32E93568" w14:textId="77777777" w:rsidR="007F7597" w:rsidRDefault="007F7597" w:rsidP="007F7597">
            <w:pPr>
              <w:pStyle w:val="ListParagraph"/>
              <w:numPr>
                <w:ilvl w:val="0"/>
                <w:numId w:val="8"/>
              </w:numPr>
              <w:spacing w:line="240" w:lineRule="auto"/>
              <w:ind w:left="360" w:hanging="216"/>
            </w:pPr>
            <w:r w:rsidRPr="58507186">
              <w:t>2024: $944,000</w:t>
            </w:r>
          </w:p>
          <w:p w14:paraId="37B2B74A" w14:textId="77777777" w:rsidR="007F7597" w:rsidRDefault="007F7597" w:rsidP="007F7597">
            <w:pPr>
              <w:pStyle w:val="ListParagraph"/>
              <w:numPr>
                <w:ilvl w:val="0"/>
                <w:numId w:val="8"/>
              </w:numPr>
              <w:spacing w:line="240" w:lineRule="auto"/>
              <w:ind w:left="360" w:hanging="216"/>
            </w:pPr>
            <w:r w:rsidRPr="58507186">
              <w:t>2023: $989,000</w:t>
            </w:r>
          </w:p>
          <w:p w14:paraId="5E2E69EC" w14:textId="77777777" w:rsidR="007F7597" w:rsidRDefault="007F7597" w:rsidP="007F7597">
            <w:pPr>
              <w:pStyle w:val="ListParagraph"/>
              <w:numPr>
                <w:ilvl w:val="0"/>
                <w:numId w:val="8"/>
              </w:numPr>
              <w:spacing w:line="240" w:lineRule="auto"/>
              <w:ind w:left="360" w:hanging="216"/>
            </w:pPr>
            <w:r w:rsidRPr="58507186">
              <w:t>2022: $861,000</w:t>
            </w:r>
          </w:p>
          <w:p w14:paraId="35A26CFC" w14:textId="77777777" w:rsidR="007F7597" w:rsidRDefault="007F7597" w:rsidP="007F7597">
            <w:pPr>
              <w:pStyle w:val="ListParagraph"/>
              <w:numPr>
                <w:ilvl w:val="0"/>
                <w:numId w:val="8"/>
              </w:numPr>
              <w:spacing w:line="240" w:lineRule="auto"/>
              <w:ind w:left="360" w:hanging="216"/>
            </w:pPr>
            <w:r>
              <w:t>2021: -$11,000</w:t>
            </w:r>
          </w:p>
          <w:p w14:paraId="333BC8C1" w14:textId="77777777" w:rsidR="007F7597" w:rsidRDefault="007F7597" w:rsidP="00C86ED5"/>
          <w:p w14:paraId="1791595A" w14:textId="77777777" w:rsidR="007F7597" w:rsidRDefault="007F7597" w:rsidP="00C86ED5">
            <w:r>
              <w:t>NEC Corporation (USSS): $1.7 million</w:t>
            </w:r>
          </w:p>
          <w:p w14:paraId="3E1D7EE1" w14:textId="77777777" w:rsidR="007F7597" w:rsidRDefault="007F7597" w:rsidP="007F7597">
            <w:pPr>
              <w:pStyle w:val="ListParagraph"/>
              <w:numPr>
                <w:ilvl w:val="0"/>
                <w:numId w:val="8"/>
              </w:numPr>
              <w:spacing w:line="240" w:lineRule="auto"/>
              <w:ind w:left="360" w:hanging="216"/>
            </w:pPr>
            <w:r>
              <w:t>2025: $199,000</w:t>
            </w:r>
          </w:p>
          <w:p w14:paraId="0C994586" w14:textId="77777777" w:rsidR="007F7597" w:rsidRDefault="007F7597" w:rsidP="007F7597">
            <w:pPr>
              <w:pStyle w:val="ListParagraph"/>
              <w:numPr>
                <w:ilvl w:val="0"/>
                <w:numId w:val="8"/>
              </w:numPr>
              <w:spacing w:line="240" w:lineRule="auto"/>
              <w:ind w:left="360" w:hanging="216"/>
            </w:pPr>
            <w:r>
              <w:t>2024: $387,000</w:t>
            </w:r>
          </w:p>
          <w:p w14:paraId="6F0CD99A" w14:textId="77777777" w:rsidR="007F7597" w:rsidRDefault="007F7597" w:rsidP="007F7597">
            <w:pPr>
              <w:pStyle w:val="ListParagraph"/>
              <w:numPr>
                <w:ilvl w:val="0"/>
                <w:numId w:val="8"/>
              </w:numPr>
              <w:spacing w:line="240" w:lineRule="auto"/>
              <w:ind w:left="360" w:hanging="216"/>
            </w:pPr>
            <w:r>
              <w:t>2023: $375,000</w:t>
            </w:r>
          </w:p>
          <w:p w14:paraId="5B04E46D" w14:textId="77777777" w:rsidR="007F7597" w:rsidRDefault="007F7597" w:rsidP="007F7597">
            <w:pPr>
              <w:pStyle w:val="ListParagraph"/>
              <w:numPr>
                <w:ilvl w:val="0"/>
                <w:numId w:val="8"/>
              </w:numPr>
              <w:spacing w:line="240" w:lineRule="auto"/>
              <w:ind w:left="360" w:hanging="216"/>
            </w:pPr>
            <w:r>
              <w:t>2022: $396,000</w:t>
            </w:r>
          </w:p>
          <w:p w14:paraId="65BC109F" w14:textId="77777777" w:rsidR="007F7597" w:rsidRDefault="007F7597" w:rsidP="007F7597">
            <w:pPr>
              <w:pStyle w:val="ListParagraph"/>
              <w:numPr>
                <w:ilvl w:val="0"/>
                <w:numId w:val="8"/>
              </w:numPr>
              <w:spacing w:line="240" w:lineRule="auto"/>
              <w:ind w:left="360" w:hanging="216"/>
            </w:pPr>
            <w:r>
              <w:t>2021: $385,000</w:t>
            </w:r>
          </w:p>
          <w:p w14:paraId="7AD69A98" w14:textId="77777777" w:rsidR="007F7597" w:rsidRDefault="007F7597" w:rsidP="00C86ED5"/>
          <w:p w14:paraId="15F5BC92" w14:textId="77777777" w:rsidR="007F7597" w:rsidRDefault="007F7597" w:rsidP="00C86ED5">
            <w:r w:rsidRPr="001B282F">
              <w:t>Parsons</w:t>
            </w:r>
            <w:r>
              <w:t xml:space="preserve"> (ICE)</w:t>
            </w:r>
            <w:r w:rsidRPr="58507186">
              <w:t>: $1.</w:t>
            </w:r>
            <w:r>
              <w:t>2</w:t>
            </w:r>
            <w:r w:rsidRPr="58507186">
              <w:t xml:space="preserve"> million</w:t>
            </w:r>
          </w:p>
          <w:p w14:paraId="0F4FF08E" w14:textId="77777777" w:rsidR="007F7597" w:rsidRDefault="007F7597" w:rsidP="007F7597">
            <w:pPr>
              <w:pStyle w:val="ListParagraph"/>
              <w:numPr>
                <w:ilvl w:val="0"/>
                <w:numId w:val="8"/>
              </w:numPr>
              <w:spacing w:line="240" w:lineRule="auto"/>
              <w:ind w:left="360" w:hanging="216"/>
            </w:pPr>
            <w:r w:rsidRPr="58507186">
              <w:t>2025: $55</w:t>
            </w:r>
            <w:r>
              <w:t>8</w:t>
            </w:r>
            <w:r w:rsidRPr="58507186">
              <w:t>,000</w:t>
            </w:r>
          </w:p>
          <w:p w14:paraId="08CC1DF4" w14:textId="77777777" w:rsidR="007F7597" w:rsidRDefault="007F7597" w:rsidP="007F7597">
            <w:pPr>
              <w:pStyle w:val="ListParagraph"/>
              <w:numPr>
                <w:ilvl w:val="0"/>
                <w:numId w:val="8"/>
              </w:numPr>
              <w:spacing w:line="240" w:lineRule="auto"/>
              <w:ind w:left="360" w:hanging="216"/>
            </w:pPr>
            <w:r>
              <w:t>2023: $526,000</w:t>
            </w:r>
          </w:p>
          <w:p w14:paraId="19A5CD1E" w14:textId="77777777" w:rsidR="007F7597" w:rsidRDefault="007F7597" w:rsidP="007F7597">
            <w:pPr>
              <w:pStyle w:val="ListParagraph"/>
              <w:numPr>
                <w:ilvl w:val="0"/>
                <w:numId w:val="8"/>
              </w:numPr>
              <w:spacing w:line="240" w:lineRule="auto"/>
              <w:ind w:left="360" w:hanging="216"/>
            </w:pPr>
            <w:r>
              <w:t>2022: $87,000</w:t>
            </w:r>
          </w:p>
          <w:p w14:paraId="08BAC993" w14:textId="77777777" w:rsidR="007F7597" w:rsidRDefault="007F7597" w:rsidP="00C86ED5"/>
          <w:p w14:paraId="00D3BF6F" w14:textId="77777777" w:rsidR="007F7597" w:rsidRDefault="007F7597" w:rsidP="00C86ED5">
            <w:r w:rsidRPr="58507186">
              <w:t>Intellisense Systems</w:t>
            </w:r>
            <w:r>
              <w:t xml:space="preserve"> (S&amp;T)</w:t>
            </w:r>
            <w:r w:rsidRPr="58507186">
              <w:t>:</w:t>
            </w:r>
          </w:p>
          <w:p w14:paraId="5663AD2F" w14:textId="77777777" w:rsidR="007F7597" w:rsidRDefault="007F7597" w:rsidP="007F7597">
            <w:pPr>
              <w:pStyle w:val="ListParagraph"/>
              <w:numPr>
                <w:ilvl w:val="0"/>
                <w:numId w:val="8"/>
              </w:numPr>
              <w:spacing w:line="240" w:lineRule="auto"/>
              <w:ind w:left="360" w:hanging="216"/>
            </w:pPr>
            <w:r w:rsidRPr="58507186">
              <w:t>2025: $175,000</w:t>
            </w:r>
          </w:p>
          <w:p w14:paraId="48F7D631" w14:textId="77777777" w:rsidR="007F7597" w:rsidRDefault="007F7597" w:rsidP="00C86ED5"/>
          <w:p w14:paraId="66E0ED3D" w14:textId="77777777" w:rsidR="007F7597" w:rsidRDefault="007F7597" w:rsidP="00C86ED5">
            <w:r w:rsidRPr="58507186">
              <w:t>Idea Mind</w:t>
            </w:r>
            <w:r>
              <w:t xml:space="preserve"> (S&amp;T)</w:t>
            </w:r>
            <w:r w:rsidRPr="58507186">
              <w:t xml:space="preserve">: </w:t>
            </w:r>
          </w:p>
          <w:p w14:paraId="5DFA3C63" w14:textId="77777777" w:rsidR="007F7597" w:rsidRDefault="007F7597" w:rsidP="007F7597">
            <w:pPr>
              <w:pStyle w:val="ListParagraph"/>
              <w:numPr>
                <w:ilvl w:val="0"/>
                <w:numId w:val="8"/>
              </w:numPr>
              <w:spacing w:line="240" w:lineRule="auto"/>
              <w:ind w:left="360" w:hanging="216"/>
            </w:pPr>
            <w:r w:rsidRPr="58507186">
              <w:t>2025: $174,000</w:t>
            </w:r>
          </w:p>
          <w:p w14:paraId="63EB8C23" w14:textId="77777777" w:rsidR="007F7597" w:rsidRDefault="007F7597" w:rsidP="00C86ED5"/>
          <w:p w14:paraId="5E6C0350" w14:textId="77777777" w:rsidR="007F7597" w:rsidRDefault="007F7597" w:rsidP="00C86ED5">
            <w:r w:rsidRPr="58507186">
              <w:t>Integrated Biometrics</w:t>
            </w:r>
            <w:r>
              <w:t xml:space="preserve"> (S&amp;T)</w:t>
            </w:r>
            <w:r w:rsidRPr="58507186">
              <w:t>:</w:t>
            </w:r>
          </w:p>
          <w:p w14:paraId="70C803C7" w14:textId="77777777" w:rsidR="007F7597" w:rsidRDefault="007F7597" w:rsidP="007F7597">
            <w:pPr>
              <w:pStyle w:val="ListParagraph"/>
              <w:numPr>
                <w:ilvl w:val="0"/>
                <w:numId w:val="8"/>
              </w:numPr>
              <w:spacing w:line="240" w:lineRule="auto"/>
              <w:ind w:left="360" w:hanging="216"/>
            </w:pPr>
            <w:r w:rsidRPr="58507186">
              <w:t>2025: $167,000</w:t>
            </w:r>
          </w:p>
          <w:p w14:paraId="4445E2D4" w14:textId="77777777" w:rsidR="007F7597" w:rsidRDefault="007F7597" w:rsidP="00C86ED5"/>
          <w:p w14:paraId="481BAA78" w14:textId="77777777" w:rsidR="007F7597" w:rsidRDefault="007F7597" w:rsidP="00C86ED5">
            <w:r>
              <w:t xml:space="preserve">Enterprise Technology Solutions (ICE): </w:t>
            </w:r>
          </w:p>
          <w:p w14:paraId="6867940F" w14:textId="77777777" w:rsidR="007F7597" w:rsidRDefault="007F7597" w:rsidP="007F7597">
            <w:pPr>
              <w:pStyle w:val="ListParagraph"/>
              <w:numPr>
                <w:ilvl w:val="0"/>
                <w:numId w:val="8"/>
              </w:numPr>
              <w:spacing w:line="240" w:lineRule="auto"/>
              <w:ind w:left="360" w:hanging="216"/>
            </w:pPr>
            <w:r w:rsidRPr="58507186">
              <w:t>2025: $88,000</w:t>
            </w:r>
          </w:p>
          <w:p w14:paraId="68A7F4D0"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67C8F3" w14:textId="77777777" w:rsidR="007F7597" w:rsidRDefault="007F7597" w:rsidP="00C86ED5">
            <w:r>
              <w:lastRenderedPageBreak/>
              <w:t xml:space="preserve"> </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94CFA5" w14:textId="77777777" w:rsidR="007F7597" w:rsidRDefault="007F7597" w:rsidP="00C86ED5">
            <w:r>
              <w:t xml:space="preserve">DHS Memo: </w:t>
            </w:r>
            <w:hyperlink r:id="rId137">
              <w:r w:rsidRPr="6604E1D9">
                <w:rPr>
                  <w:rStyle w:val="Hyperlink"/>
                </w:rPr>
                <w:t>DHS Biometrics Expansion for Improved Identification and Encounter</w:t>
              </w:r>
              <w:r>
                <w:rPr>
                  <w:rStyle w:val="Hyperlink"/>
                </w:rPr>
                <w:t xml:space="preserve"> </w:t>
              </w:r>
              <w:r w:rsidRPr="6604E1D9">
                <w:rPr>
                  <w:rStyle w:val="Hyperlink"/>
                </w:rPr>
                <w:t>Management</w:t>
              </w:r>
            </w:hyperlink>
            <w:r>
              <w:t xml:space="preserve"> (May 2017)</w:t>
            </w:r>
          </w:p>
        </w:tc>
      </w:tr>
      <w:tr w:rsidR="007F7597" w14:paraId="4865CF09"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F0E7F9" w14:textId="58427A66" w:rsidR="007F7597" w:rsidRDefault="007F7597" w:rsidP="00C86ED5">
            <w:r>
              <w:rPr>
                <w:b/>
                <w:bCs/>
              </w:rPr>
              <w:t>Biometric collection from i</w:t>
            </w:r>
            <w:r w:rsidRPr="6604E1D9">
              <w:rPr>
                <w:b/>
                <w:bCs/>
              </w:rPr>
              <w:t>mmigration benefit applicants</w:t>
            </w:r>
            <w:r w:rsidRPr="006E6E18">
              <w:rPr>
                <w:b/>
                <w:bCs/>
              </w:rPr>
              <w:t>.</w:t>
            </w:r>
            <w:r>
              <w:t xml:space="preserve"> DHS collects fingerprints, </w:t>
            </w:r>
            <w:r>
              <w:lastRenderedPageBreak/>
              <w:t>fac</w:t>
            </w:r>
            <w:ins w:id="134" w:author="Gabriella Sanchez" w:date="2026-07-27T11:41:00Z" w16du:dateUtc="2026-07-27T15:41:00Z">
              <w:r w:rsidR="00A86279">
                <w:t>e</w:t>
              </w:r>
            </w:ins>
            <w:del w:id="135" w:author="Gabriella Sanchez" w:date="2026-07-27T11:41:00Z" w16du:dateUtc="2026-07-27T15:41:00Z">
              <w:r w:rsidDel="00A86279">
                <w:delText>ial</w:delText>
              </w:r>
            </w:del>
            <w:r>
              <w:t xml:space="preserve"> and iris scans, and DNA from applicants for identification purposes. The agency is seeking to expand collection to application sponsors, including U.S. citizens.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003B37" w14:textId="77777777" w:rsidR="007F7597" w:rsidRDefault="007F7597" w:rsidP="00C86ED5">
            <w:r>
              <w:lastRenderedPageBreak/>
              <w:t>Total: At least $438.3 million</w:t>
            </w:r>
          </w:p>
          <w:p w14:paraId="2EEC54EB" w14:textId="77777777" w:rsidR="007F7597" w:rsidRDefault="007F7597" w:rsidP="00C86ED5"/>
          <w:p w14:paraId="3B828E18" w14:textId="77777777" w:rsidR="007F7597" w:rsidRDefault="007F7597" w:rsidP="00C86ED5">
            <w:r w:rsidRPr="58507186">
              <w:t>Amentum</w:t>
            </w:r>
            <w:r>
              <w:t xml:space="preserve"> (USCIS)</w:t>
            </w:r>
            <w:r w:rsidRPr="58507186">
              <w:t>: $</w:t>
            </w:r>
            <w:r>
              <w:t>310.3</w:t>
            </w:r>
            <w:r w:rsidRPr="58507186">
              <w:t xml:space="preserve"> million</w:t>
            </w:r>
          </w:p>
          <w:p w14:paraId="1A91F694" w14:textId="77777777" w:rsidR="007F7597" w:rsidRDefault="007F7597" w:rsidP="007F7597">
            <w:pPr>
              <w:pStyle w:val="ListParagraph"/>
              <w:numPr>
                <w:ilvl w:val="0"/>
                <w:numId w:val="8"/>
              </w:numPr>
              <w:spacing w:line="240" w:lineRule="auto"/>
              <w:ind w:left="360" w:hanging="216"/>
            </w:pPr>
            <w:r>
              <w:t>2026: $116.2 million</w:t>
            </w:r>
          </w:p>
          <w:p w14:paraId="6CAD46A8" w14:textId="77777777" w:rsidR="007F7597" w:rsidRDefault="007F7597" w:rsidP="007F7597">
            <w:pPr>
              <w:pStyle w:val="ListParagraph"/>
              <w:numPr>
                <w:ilvl w:val="0"/>
                <w:numId w:val="8"/>
              </w:numPr>
              <w:spacing w:line="240" w:lineRule="auto"/>
              <w:ind w:left="360" w:hanging="216"/>
            </w:pPr>
            <w:r w:rsidRPr="58507186">
              <w:t>2025: $79.5 million</w:t>
            </w:r>
          </w:p>
          <w:p w14:paraId="4E7C9264" w14:textId="77777777" w:rsidR="007F7597" w:rsidRDefault="007F7597" w:rsidP="007F7597">
            <w:pPr>
              <w:pStyle w:val="ListParagraph"/>
              <w:numPr>
                <w:ilvl w:val="0"/>
                <w:numId w:val="8"/>
              </w:numPr>
              <w:spacing w:line="240" w:lineRule="auto"/>
              <w:ind w:left="360" w:hanging="216"/>
            </w:pPr>
            <w:r w:rsidRPr="58507186">
              <w:lastRenderedPageBreak/>
              <w:t>2024: $65.7 million</w:t>
            </w:r>
          </w:p>
          <w:p w14:paraId="1C08EDCE" w14:textId="77777777" w:rsidR="007F7597" w:rsidRDefault="007F7597" w:rsidP="007F7597">
            <w:pPr>
              <w:pStyle w:val="ListParagraph"/>
              <w:numPr>
                <w:ilvl w:val="0"/>
                <w:numId w:val="8"/>
              </w:numPr>
              <w:spacing w:line="240" w:lineRule="auto"/>
              <w:ind w:left="360" w:hanging="216"/>
            </w:pPr>
            <w:r w:rsidRPr="58507186">
              <w:t>2023: $48.9 million</w:t>
            </w:r>
          </w:p>
          <w:p w14:paraId="1D97CBC2" w14:textId="77777777" w:rsidR="007F7597" w:rsidRDefault="007F7597" w:rsidP="00C86ED5"/>
          <w:p w14:paraId="637095BC" w14:textId="77777777" w:rsidR="007F7597" w:rsidRDefault="007F7597" w:rsidP="00C86ED5">
            <w:r>
              <w:t>Pluribus Digital (USCIS): $125.2 million</w:t>
            </w:r>
          </w:p>
          <w:p w14:paraId="712D3957" w14:textId="77777777" w:rsidR="007F7597" w:rsidRDefault="007F7597" w:rsidP="007F7597">
            <w:pPr>
              <w:pStyle w:val="ListParagraph"/>
              <w:numPr>
                <w:ilvl w:val="0"/>
                <w:numId w:val="8"/>
              </w:numPr>
              <w:spacing w:line="240" w:lineRule="auto"/>
              <w:ind w:left="360" w:hanging="216"/>
            </w:pPr>
            <w:r>
              <w:t>2026: -$5 million</w:t>
            </w:r>
          </w:p>
          <w:p w14:paraId="6EFDBBF5" w14:textId="77777777" w:rsidR="007F7597" w:rsidRDefault="007F7597" w:rsidP="007F7597">
            <w:pPr>
              <w:pStyle w:val="ListParagraph"/>
              <w:numPr>
                <w:ilvl w:val="0"/>
                <w:numId w:val="8"/>
              </w:numPr>
              <w:spacing w:line="240" w:lineRule="auto"/>
              <w:ind w:left="360" w:hanging="216"/>
            </w:pPr>
            <w:r>
              <w:t>2025: $22.4 million</w:t>
            </w:r>
          </w:p>
          <w:p w14:paraId="1720A1DD" w14:textId="77777777" w:rsidR="007F7597" w:rsidRDefault="007F7597" w:rsidP="007F7597">
            <w:pPr>
              <w:pStyle w:val="ListParagraph"/>
              <w:numPr>
                <w:ilvl w:val="0"/>
                <w:numId w:val="8"/>
              </w:numPr>
              <w:spacing w:line="240" w:lineRule="auto"/>
              <w:ind w:left="360" w:hanging="216"/>
            </w:pPr>
            <w:r>
              <w:t>2024: $22.2 million</w:t>
            </w:r>
          </w:p>
          <w:p w14:paraId="59EE5880" w14:textId="77777777" w:rsidR="007F7597" w:rsidRDefault="007F7597" w:rsidP="007F7597">
            <w:pPr>
              <w:pStyle w:val="ListParagraph"/>
              <w:numPr>
                <w:ilvl w:val="0"/>
                <w:numId w:val="8"/>
              </w:numPr>
              <w:spacing w:line="240" w:lineRule="auto"/>
              <w:ind w:left="360" w:hanging="216"/>
            </w:pPr>
            <w:r>
              <w:t>2023: $31 million</w:t>
            </w:r>
          </w:p>
          <w:p w14:paraId="27C60FB3" w14:textId="77777777" w:rsidR="007F7597" w:rsidRDefault="007F7597" w:rsidP="007F7597">
            <w:pPr>
              <w:pStyle w:val="ListParagraph"/>
              <w:numPr>
                <w:ilvl w:val="0"/>
                <w:numId w:val="8"/>
              </w:numPr>
              <w:spacing w:line="240" w:lineRule="auto"/>
              <w:ind w:left="360" w:hanging="216"/>
            </w:pPr>
            <w:r>
              <w:t>2022: $30.1 million</w:t>
            </w:r>
          </w:p>
          <w:p w14:paraId="745520C3" w14:textId="77777777" w:rsidR="007F7597" w:rsidRDefault="007F7597" w:rsidP="007F7597">
            <w:pPr>
              <w:pStyle w:val="ListParagraph"/>
              <w:numPr>
                <w:ilvl w:val="0"/>
                <w:numId w:val="8"/>
              </w:numPr>
              <w:spacing w:line="240" w:lineRule="auto"/>
              <w:ind w:left="360" w:hanging="216"/>
            </w:pPr>
            <w:r>
              <w:t>2021: $24.5 million</w:t>
            </w:r>
          </w:p>
          <w:p w14:paraId="00D6D7C6" w14:textId="77777777" w:rsidR="007F7597" w:rsidRDefault="007F7597" w:rsidP="00C86ED5"/>
          <w:p w14:paraId="4D206F04" w14:textId="77777777" w:rsidR="007F7597" w:rsidRDefault="007F7597" w:rsidP="00C86ED5">
            <w:r>
              <w:t>Idemia (USCIS): $2.8 million</w:t>
            </w:r>
          </w:p>
          <w:p w14:paraId="704FCD1C" w14:textId="77777777" w:rsidR="007F7597" w:rsidRDefault="007F7597" w:rsidP="007F7597">
            <w:pPr>
              <w:pStyle w:val="ListParagraph"/>
              <w:numPr>
                <w:ilvl w:val="0"/>
                <w:numId w:val="8"/>
              </w:numPr>
              <w:spacing w:line="240" w:lineRule="auto"/>
              <w:ind w:left="360" w:hanging="216"/>
            </w:pPr>
            <w:r>
              <w:t>2022: $1.3 million</w:t>
            </w:r>
          </w:p>
          <w:p w14:paraId="407C9C9D" w14:textId="77777777" w:rsidR="007F7597" w:rsidRDefault="007F7597" w:rsidP="007F7597">
            <w:pPr>
              <w:pStyle w:val="ListParagraph"/>
              <w:numPr>
                <w:ilvl w:val="0"/>
                <w:numId w:val="8"/>
              </w:numPr>
              <w:spacing w:line="240" w:lineRule="auto"/>
              <w:ind w:left="360" w:hanging="216"/>
            </w:pPr>
            <w:r>
              <w:t>2021: $1.5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910D2D" w14:textId="77777777" w:rsidR="007F7597" w:rsidRDefault="007F7597" w:rsidP="00C86ED5">
            <w:r>
              <w:lastRenderedPageBreak/>
              <w:t xml:space="preserve">Electronic Privacy Information Center, </w:t>
            </w:r>
            <w:hyperlink r:id="rId138">
              <w:r>
                <w:rPr>
                  <w:rStyle w:val="Hyperlink"/>
                </w:rPr>
                <w:t>EPIC C</w:t>
              </w:r>
              <w:r w:rsidRPr="6604E1D9">
                <w:rPr>
                  <w:rStyle w:val="Hyperlink"/>
                </w:rPr>
                <w:t xml:space="preserve">omments to USCIS re: Collection and Use of Biometrics by U.S. Citizenship and Immigration </w:t>
              </w:r>
              <w:r w:rsidRPr="6604E1D9">
                <w:rPr>
                  <w:rStyle w:val="Hyperlink"/>
                </w:rPr>
                <w:lastRenderedPageBreak/>
                <w:t>Services</w:t>
              </w:r>
            </w:hyperlink>
            <w:r>
              <w:t xml:space="preserve"> (January 2026)</w:t>
            </w:r>
          </w:p>
          <w:p w14:paraId="62B33E87" w14:textId="77777777" w:rsidR="007F7597" w:rsidRDefault="007F7597" w:rsidP="00C86ED5"/>
          <w:p w14:paraId="1172B051" w14:textId="77777777" w:rsidR="007F7597" w:rsidRDefault="007F7597" w:rsidP="00C86ED5">
            <w:r w:rsidRPr="008C164B">
              <w:t>FedScoop</w:t>
            </w:r>
            <w:r>
              <w:t>, “</w:t>
            </w:r>
            <w:hyperlink r:id="rId139">
              <w:r w:rsidRPr="6604E1D9">
                <w:rPr>
                  <w:rStyle w:val="Hyperlink"/>
                </w:rPr>
                <w:t xml:space="preserve">DHS </w:t>
              </w:r>
              <w:r>
                <w:rPr>
                  <w:rStyle w:val="Hyperlink"/>
                </w:rPr>
                <w:t>S</w:t>
              </w:r>
              <w:r w:rsidRPr="6604E1D9">
                <w:rPr>
                  <w:rStyle w:val="Hyperlink"/>
                </w:rPr>
                <w:t xml:space="preserve">eeks </w:t>
              </w:r>
              <w:r>
                <w:rPr>
                  <w:rStyle w:val="Hyperlink"/>
                </w:rPr>
                <w:t>V</w:t>
              </w:r>
              <w:r w:rsidRPr="6604E1D9">
                <w:rPr>
                  <w:rStyle w:val="Hyperlink"/>
                </w:rPr>
                <w:t xml:space="preserve">ast </w:t>
              </w:r>
              <w:r>
                <w:rPr>
                  <w:rStyle w:val="Hyperlink"/>
                </w:rPr>
                <w:t>E</w:t>
              </w:r>
              <w:r w:rsidRPr="6604E1D9">
                <w:rPr>
                  <w:rStyle w:val="Hyperlink"/>
                </w:rPr>
                <w:t xml:space="preserve">xpansion of </w:t>
              </w:r>
              <w:r>
                <w:rPr>
                  <w:rStyle w:val="Hyperlink"/>
                </w:rPr>
                <w:t>B</w:t>
              </w:r>
              <w:r w:rsidRPr="6604E1D9">
                <w:rPr>
                  <w:rStyle w:val="Hyperlink"/>
                </w:rPr>
                <w:t xml:space="preserve">iometrics </w:t>
              </w:r>
              <w:r>
                <w:rPr>
                  <w:rStyle w:val="Hyperlink"/>
                </w:rPr>
                <w:t>C</w:t>
              </w:r>
              <w:r w:rsidRPr="6604E1D9">
                <w:rPr>
                  <w:rStyle w:val="Hyperlink"/>
                </w:rPr>
                <w:t xml:space="preserve">ollection for </w:t>
              </w:r>
              <w:r>
                <w:rPr>
                  <w:rStyle w:val="Hyperlink"/>
                </w:rPr>
                <w:t>I</w:t>
              </w:r>
              <w:r w:rsidRPr="6604E1D9">
                <w:rPr>
                  <w:rStyle w:val="Hyperlink"/>
                </w:rPr>
                <w:t xml:space="preserve">mmigration </w:t>
              </w:r>
              <w:r>
                <w:rPr>
                  <w:rStyle w:val="Hyperlink"/>
                </w:rPr>
                <w:t>B</w:t>
              </w:r>
              <w:r w:rsidRPr="6604E1D9">
                <w:rPr>
                  <w:rStyle w:val="Hyperlink"/>
                </w:rPr>
                <w:t>enefits</w:t>
              </w:r>
            </w:hyperlink>
            <w:r>
              <w:t>” (November 2025)</w:t>
            </w:r>
          </w:p>
          <w:p w14:paraId="77E2BCC8" w14:textId="77777777" w:rsidR="007F7597" w:rsidRDefault="007F7597" w:rsidP="00C86ED5"/>
          <w:p w14:paraId="50714F0C" w14:textId="77777777" w:rsidR="007F7597" w:rsidRDefault="007F7597" w:rsidP="00C86ED5">
            <w:pPr>
              <w:rPr>
                <w:rFonts w:ascii="Times New Roman" w:eastAsia="Times New Roman" w:hAnsi="Times New Roman" w:cs="Times New Roman"/>
              </w:rPr>
            </w:pPr>
            <w:r w:rsidRPr="6604E1D9">
              <w:t>E</w:t>
            </w:r>
            <w:r>
              <w:t xml:space="preserve">lectronic </w:t>
            </w:r>
            <w:r w:rsidRPr="6604E1D9">
              <w:t>F</w:t>
            </w:r>
            <w:r>
              <w:t xml:space="preserve">rontier </w:t>
            </w:r>
            <w:r w:rsidRPr="6604E1D9">
              <w:t>F</w:t>
            </w:r>
            <w:r>
              <w:t xml:space="preserve">oundation, </w:t>
            </w:r>
            <w:hyperlink r:id="rId140">
              <w:r w:rsidRPr="6604E1D9">
                <w:rPr>
                  <w:rStyle w:val="Hyperlink"/>
                </w:rPr>
                <w:t>Comment Opposing the Department of Homeland Security</w:t>
              </w:r>
              <w:r>
                <w:rPr>
                  <w:rStyle w:val="Hyperlink"/>
                </w:rPr>
                <w:t>’</w:t>
              </w:r>
              <w:r w:rsidRPr="6604E1D9">
                <w:rPr>
                  <w:rStyle w:val="Hyperlink"/>
                </w:rPr>
                <w:t>s Massive Expansion of Biometric Surveillance</w:t>
              </w:r>
            </w:hyperlink>
            <w:r w:rsidRPr="6604E1D9">
              <w:t xml:space="preserve"> (Oct</w:t>
            </w:r>
            <w:r>
              <w:t>ober</w:t>
            </w:r>
            <w:r w:rsidRPr="6604E1D9">
              <w:t xml:space="preserve"> 2020; this proposed expansion was </w:t>
            </w:r>
            <w:hyperlink r:id="rId141">
              <w:r w:rsidRPr="6604E1D9">
                <w:rPr>
                  <w:rStyle w:val="Hyperlink"/>
                </w:rPr>
                <w:t>withdrawn</w:t>
              </w:r>
            </w:hyperlink>
            <w:r w:rsidRPr="6604E1D9">
              <w:t xml:space="preserve"> in 2021)</w:t>
            </w:r>
          </w:p>
          <w:p w14:paraId="25F26C15" w14:textId="77777777" w:rsidR="007F7597" w:rsidRDefault="007F7597" w:rsidP="00C86ED5">
            <w:pPr>
              <w:rPr>
                <w:rFonts w:ascii="Times New Roman" w:eastAsia="Times New Roman" w:hAnsi="Times New Roman" w:cs="Times New Roman"/>
              </w:rPr>
            </w:pPr>
          </w:p>
          <w:p w14:paraId="60292A9C" w14:textId="77777777" w:rsidR="007F7597" w:rsidRDefault="007F7597" w:rsidP="00C86ED5">
            <w:pPr>
              <w:rPr>
                <w:rFonts w:ascii="Times New Roman" w:eastAsia="Times New Roman" w:hAnsi="Times New Roman" w:cs="Times New Roman"/>
              </w:rPr>
            </w:pPr>
            <w:r>
              <w:rPr>
                <w:rFonts w:ascii="Times New Roman" w:eastAsia="Times New Roman" w:hAnsi="Times New Roman" w:cs="Times New Roman"/>
              </w:rPr>
              <w:t>Center for Democracy &amp; Technology,</w:t>
            </w:r>
            <w:r w:rsidRPr="6604E1D9">
              <w:rPr>
                <w:rFonts w:ascii="Times New Roman" w:eastAsia="Times New Roman" w:hAnsi="Times New Roman" w:cs="Times New Roman"/>
              </w:rPr>
              <w:t xml:space="preserve"> </w:t>
            </w:r>
            <w:hyperlink r:id="rId142">
              <w:r w:rsidRPr="6604E1D9">
                <w:rPr>
                  <w:rStyle w:val="Hyperlink"/>
                </w:rPr>
                <w:t>Comment on Collection and Use of Biometrics by U.S. Citizenship and Immigration Services</w:t>
              </w:r>
            </w:hyperlink>
            <w:r w:rsidRPr="6604E1D9">
              <w:t xml:space="preserve"> (Oct</w:t>
            </w:r>
            <w:r>
              <w:t>ober</w:t>
            </w:r>
            <w:r w:rsidRPr="6604E1D9">
              <w:t xml:space="preserve"> 2020)</w:t>
            </w:r>
          </w:p>
          <w:p w14:paraId="2654795E"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C0C4B2" w14:textId="77777777" w:rsidR="007F7597" w:rsidRDefault="007F7597" w:rsidP="00C86ED5">
            <w:r>
              <w:lastRenderedPageBreak/>
              <w:t xml:space="preserve">DHS AI Use Case Inventory: </w:t>
            </w:r>
            <w:hyperlink r:id="rId143">
              <w:r w:rsidRPr="6604E1D9">
                <w:rPr>
                  <w:rStyle w:val="Hyperlink"/>
                </w:rPr>
                <w:t>USCIS Biometrics Enrollment Tool Fingerprint Maximization</w:t>
              </w:r>
            </w:hyperlink>
            <w:r>
              <w:t xml:space="preserve"> (DHS-14) (January 2026)</w:t>
            </w:r>
          </w:p>
          <w:p w14:paraId="2B46A753" w14:textId="77777777" w:rsidR="007F7597" w:rsidRDefault="007F7597" w:rsidP="00C86ED5"/>
          <w:p w14:paraId="508DD9A4" w14:textId="77777777" w:rsidR="007F7597" w:rsidRDefault="007F7597" w:rsidP="00C86ED5">
            <w:r>
              <w:lastRenderedPageBreak/>
              <w:t xml:space="preserve">USCIS Policy Manual Part C, Chapter 2: </w:t>
            </w:r>
            <w:hyperlink r:id="rId144">
              <w:r w:rsidRPr="6604E1D9">
                <w:rPr>
                  <w:rStyle w:val="Hyperlink"/>
                </w:rPr>
                <w:t>Biometrics Collection</w:t>
              </w:r>
            </w:hyperlink>
            <w:r>
              <w:t xml:space="preserve"> (December 2025)</w:t>
            </w:r>
          </w:p>
          <w:p w14:paraId="6CE35526" w14:textId="77777777" w:rsidR="007F7597" w:rsidRDefault="007F7597" w:rsidP="00C86ED5"/>
          <w:p w14:paraId="68467436" w14:textId="77777777" w:rsidR="007F7597" w:rsidRDefault="007F7597" w:rsidP="00C86ED5">
            <w:r>
              <w:t xml:space="preserve">USCIS Policy Alert: </w:t>
            </w:r>
            <w:hyperlink r:id="rId145">
              <w:r w:rsidRPr="6604E1D9">
                <w:rPr>
                  <w:rStyle w:val="Hyperlink"/>
                </w:rPr>
                <w:t>Biometrics Collection for Aliens in Custody</w:t>
              </w:r>
            </w:hyperlink>
            <w:r>
              <w:t xml:space="preserve"> (December 2025)</w:t>
            </w:r>
          </w:p>
          <w:p w14:paraId="71E51A8C" w14:textId="77777777" w:rsidR="007F7597" w:rsidRDefault="007F7597" w:rsidP="00C86ED5"/>
          <w:p w14:paraId="7D387261" w14:textId="77777777" w:rsidR="007F7597" w:rsidRDefault="007F7597" w:rsidP="00C86ED5">
            <w:r w:rsidRPr="0059670E">
              <w:t>USCIS</w:t>
            </w:r>
            <w:r>
              <w:t xml:space="preserve"> </w:t>
            </w:r>
            <w:r w:rsidRPr="0059670E">
              <w:t>PIA-060</w:t>
            </w:r>
            <w:r>
              <w:t xml:space="preserve">: </w:t>
            </w:r>
            <w:hyperlink r:id="rId146" w:history="1">
              <w:r w:rsidRPr="00E7167C">
                <w:rPr>
                  <w:rStyle w:val="Hyperlink"/>
                </w:rPr>
                <w:t>Customer Profile Management System</w:t>
              </w:r>
            </w:hyperlink>
            <w:r>
              <w:t xml:space="preserve"> (November 2024)</w:t>
            </w:r>
          </w:p>
          <w:p w14:paraId="7988E773" w14:textId="77777777" w:rsidR="007F7597" w:rsidRDefault="007F7597" w:rsidP="00C86ED5"/>
          <w:p w14:paraId="14241C7E" w14:textId="77777777" w:rsidR="007F7597" w:rsidRDefault="007F7597" w:rsidP="00C86ED5">
            <w:r>
              <w:t xml:space="preserve">USCIS Policy Memo 602-0072: </w:t>
            </w:r>
            <w:hyperlink r:id="rId147">
              <w:r w:rsidRPr="6604E1D9">
                <w:rPr>
                  <w:rStyle w:val="Hyperlink"/>
                </w:rPr>
                <w:t xml:space="preserve">Policy for Accommodating Religious Beliefs </w:t>
              </w:r>
              <w:r>
                <w:rPr>
                  <w:rStyle w:val="Hyperlink"/>
                </w:rPr>
                <w:t>D</w:t>
              </w:r>
              <w:r w:rsidRPr="6604E1D9">
                <w:rPr>
                  <w:rStyle w:val="Hyperlink"/>
                </w:rPr>
                <w:t>uring Photograph and Fingerprint Capture</w:t>
              </w:r>
            </w:hyperlink>
            <w:r>
              <w:t xml:space="preserve"> (July 2012)</w:t>
            </w:r>
          </w:p>
        </w:tc>
      </w:tr>
      <w:tr w:rsidR="007F7597" w14:paraId="08A4E605"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C46E21" w14:textId="0C19B5BF" w:rsidR="007F7597" w:rsidRDefault="007F7597" w:rsidP="00C86ED5">
            <w:r w:rsidRPr="55F31143">
              <w:rPr>
                <w:b/>
                <w:bCs/>
              </w:rPr>
              <w:lastRenderedPageBreak/>
              <w:t>IDENT</w:t>
            </w:r>
            <w:r w:rsidR="002D367B">
              <w:rPr>
                <w:b/>
                <w:bCs/>
              </w:rPr>
              <w:t>/</w:t>
            </w:r>
            <w:r w:rsidRPr="55F31143">
              <w:rPr>
                <w:b/>
                <w:bCs/>
              </w:rPr>
              <w:t>HART</w:t>
            </w:r>
            <w:r w:rsidR="002D367B">
              <w:rPr>
                <w:b/>
                <w:bCs/>
              </w:rPr>
              <w:t xml:space="preserve"> and other biometrics</w:t>
            </w:r>
            <w:r w:rsidRPr="55F31143">
              <w:rPr>
                <w:b/>
                <w:bCs/>
              </w:rPr>
              <w:t xml:space="preserve"> </w:t>
            </w:r>
            <w:r w:rsidR="002D367B">
              <w:rPr>
                <w:b/>
                <w:bCs/>
              </w:rPr>
              <w:t>d</w:t>
            </w:r>
            <w:r w:rsidRPr="55F31143">
              <w:rPr>
                <w:b/>
                <w:bCs/>
              </w:rPr>
              <w:t>atabases</w:t>
            </w:r>
            <w:r w:rsidRPr="006E6E18">
              <w:rPr>
                <w:b/>
                <w:bCs/>
              </w:rPr>
              <w:t>.</w:t>
            </w:r>
            <w:r>
              <w:t xml:space="preserve"> The Automated Biometric </w:t>
            </w:r>
            <w:r>
              <w:lastRenderedPageBreak/>
              <w:t xml:space="preserve">Identification System (IDENT) is DHS’s legacy biometrics database. The agency has been working for years to transition to the Homeland Advanced Recognition System (HART), which will have expanded capacity for collecting and sharing biometric data. Many of DHS’s biometric technologies that identify potential matches, </w:t>
            </w:r>
            <w:hyperlink r:id="rId148">
              <w:r w:rsidRPr="55F31143">
                <w:rPr>
                  <w:rStyle w:val="Hyperlink"/>
                </w:rPr>
                <w:t>such as Mobile Fortify</w:t>
              </w:r>
            </w:hyperlink>
            <w:r>
              <w:t xml:space="preserve">, are connected to IDENT/HART. </w:t>
            </w:r>
            <w:r w:rsidR="002D367B">
              <w:t xml:space="preserve">Reporting indicates that DHS is also in touch with </w:t>
            </w:r>
            <w:r w:rsidR="002D367B">
              <w:lastRenderedPageBreak/>
              <w:t xml:space="preserve">private contractors about building a unified platform to enable the department to search across multiple government biometrics databases.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C1A401" w14:textId="77777777" w:rsidR="007F7597" w:rsidRDefault="007F7597" w:rsidP="00C86ED5">
            <w:r w:rsidRPr="58507186">
              <w:lastRenderedPageBreak/>
              <w:t xml:space="preserve">Total: </w:t>
            </w:r>
            <w:r>
              <w:t>A</w:t>
            </w:r>
            <w:r w:rsidRPr="58507186">
              <w:t>t least $5</w:t>
            </w:r>
            <w:r>
              <w:t>61</w:t>
            </w:r>
            <w:r w:rsidRPr="58507186">
              <w:t>.</w:t>
            </w:r>
            <w:r>
              <w:t>3</w:t>
            </w:r>
            <w:r w:rsidRPr="58507186">
              <w:t xml:space="preserve"> million</w:t>
            </w:r>
          </w:p>
          <w:p w14:paraId="65BDA728" w14:textId="77777777" w:rsidR="007F7597" w:rsidRDefault="007F7597" w:rsidP="00C86ED5"/>
          <w:p w14:paraId="37C29FD8" w14:textId="77777777" w:rsidR="007F7597" w:rsidRDefault="007F7597" w:rsidP="00C86ED5">
            <w:r w:rsidRPr="58507186">
              <w:t>General Dynamics</w:t>
            </w:r>
            <w:r>
              <w:t xml:space="preserve"> (OBIM)</w:t>
            </w:r>
            <w:r w:rsidRPr="58507186">
              <w:t>: $3</w:t>
            </w:r>
            <w:r>
              <w:t>8</w:t>
            </w:r>
            <w:r w:rsidRPr="58507186">
              <w:t>0.</w:t>
            </w:r>
            <w:r>
              <w:t>9</w:t>
            </w:r>
            <w:r w:rsidRPr="58507186">
              <w:t xml:space="preserve"> million</w:t>
            </w:r>
          </w:p>
          <w:p w14:paraId="407AF40A" w14:textId="77777777" w:rsidR="007F7597" w:rsidRDefault="007F7597" w:rsidP="007F7597">
            <w:pPr>
              <w:pStyle w:val="ListParagraph"/>
              <w:numPr>
                <w:ilvl w:val="0"/>
                <w:numId w:val="8"/>
              </w:numPr>
              <w:spacing w:line="240" w:lineRule="auto"/>
              <w:ind w:left="360" w:hanging="216"/>
            </w:pPr>
            <w:r w:rsidRPr="58507186">
              <w:t>2026: $</w:t>
            </w:r>
            <w:r>
              <w:t>79</w:t>
            </w:r>
            <w:r w:rsidRPr="58507186">
              <w:t xml:space="preserve"> million</w:t>
            </w:r>
          </w:p>
          <w:p w14:paraId="47F103EA" w14:textId="77777777" w:rsidR="007F7597" w:rsidRDefault="007F7597" w:rsidP="007F7597">
            <w:pPr>
              <w:pStyle w:val="ListParagraph"/>
              <w:numPr>
                <w:ilvl w:val="0"/>
                <w:numId w:val="8"/>
              </w:numPr>
              <w:spacing w:line="240" w:lineRule="auto"/>
              <w:ind w:left="360" w:hanging="216"/>
            </w:pPr>
            <w:r w:rsidRPr="58507186">
              <w:t>2025: $76 million</w:t>
            </w:r>
          </w:p>
          <w:p w14:paraId="04301183" w14:textId="77777777" w:rsidR="007F7597" w:rsidRDefault="007F7597" w:rsidP="007F7597">
            <w:pPr>
              <w:pStyle w:val="ListParagraph"/>
              <w:numPr>
                <w:ilvl w:val="0"/>
                <w:numId w:val="8"/>
              </w:numPr>
              <w:spacing w:line="240" w:lineRule="auto"/>
              <w:ind w:left="360" w:hanging="216"/>
            </w:pPr>
            <w:r w:rsidRPr="58507186">
              <w:lastRenderedPageBreak/>
              <w:t>2024: $149.8 million</w:t>
            </w:r>
          </w:p>
          <w:p w14:paraId="431C787A" w14:textId="77777777" w:rsidR="007F7597" w:rsidRDefault="007F7597" w:rsidP="007F7597">
            <w:pPr>
              <w:pStyle w:val="ListParagraph"/>
              <w:numPr>
                <w:ilvl w:val="0"/>
                <w:numId w:val="8"/>
              </w:numPr>
              <w:spacing w:line="240" w:lineRule="auto"/>
              <w:ind w:left="360" w:hanging="216"/>
            </w:pPr>
            <w:r w:rsidRPr="58507186">
              <w:t>2023: $58.7 million</w:t>
            </w:r>
          </w:p>
          <w:p w14:paraId="3646A867" w14:textId="77777777" w:rsidR="007F7597" w:rsidRDefault="007F7597" w:rsidP="007F7597">
            <w:pPr>
              <w:pStyle w:val="ListParagraph"/>
              <w:numPr>
                <w:ilvl w:val="0"/>
                <w:numId w:val="8"/>
              </w:numPr>
              <w:spacing w:line="240" w:lineRule="auto"/>
              <w:ind w:left="360" w:hanging="216"/>
            </w:pPr>
            <w:r w:rsidRPr="58507186">
              <w:t>2022: $12.6 million</w:t>
            </w:r>
          </w:p>
          <w:p w14:paraId="4FB74737" w14:textId="77777777" w:rsidR="007F7597" w:rsidRDefault="007F7597" w:rsidP="007F7597">
            <w:pPr>
              <w:pStyle w:val="ListParagraph"/>
              <w:numPr>
                <w:ilvl w:val="0"/>
                <w:numId w:val="8"/>
              </w:numPr>
              <w:spacing w:line="240" w:lineRule="auto"/>
              <w:ind w:left="360" w:hanging="216"/>
            </w:pPr>
            <w:r w:rsidRPr="58507186">
              <w:t>2021: $4.8 million</w:t>
            </w:r>
          </w:p>
          <w:p w14:paraId="4533F3FA" w14:textId="77777777" w:rsidR="007F7597" w:rsidRDefault="007F7597" w:rsidP="00C86ED5"/>
          <w:p w14:paraId="7523A658" w14:textId="77777777" w:rsidR="007F7597" w:rsidRDefault="007F7597" w:rsidP="00C86ED5">
            <w:r w:rsidRPr="58507186">
              <w:t>Peraton</w:t>
            </w:r>
            <w:r>
              <w:t xml:space="preserve"> (OBIM, Chief Information Officer, CBP)</w:t>
            </w:r>
            <w:r w:rsidRPr="58507186">
              <w:t>: $13</w:t>
            </w:r>
            <w:r>
              <w:t>0</w:t>
            </w:r>
            <w:r w:rsidRPr="58507186">
              <w:t>.</w:t>
            </w:r>
            <w:r>
              <w:t>5</w:t>
            </w:r>
            <w:r w:rsidRPr="58507186">
              <w:t xml:space="preserve"> million</w:t>
            </w:r>
          </w:p>
          <w:p w14:paraId="73B166B7" w14:textId="77777777" w:rsidR="007F7597" w:rsidRDefault="007F7597" w:rsidP="007F7597">
            <w:pPr>
              <w:pStyle w:val="ListParagraph"/>
              <w:numPr>
                <w:ilvl w:val="0"/>
                <w:numId w:val="8"/>
              </w:numPr>
              <w:spacing w:line="240" w:lineRule="auto"/>
              <w:ind w:left="360" w:hanging="216"/>
            </w:pPr>
            <w:r w:rsidRPr="58507186">
              <w:t>2025: $26.8 million</w:t>
            </w:r>
          </w:p>
          <w:p w14:paraId="77BE7848" w14:textId="77777777" w:rsidR="007F7597" w:rsidRDefault="007F7597" w:rsidP="007F7597">
            <w:pPr>
              <w:pStyle w:val="ListParagraph"/>
              <w:numPr>
                <w:ilvl w:val="0"/>
                <w:numId w:val="8"/>
              </w:numPr>
              <w:spacing w:line="240" w:lineRule="auto"/>
              <w:ind w:left="360" w:hanging="216"/>
            </w:pPr>
            <w:r w:rsidRPr="58507186">
              <w:t>2024: $28.7 million</w:t>
            </w:r>
          </w:p>
          <w:p w14:paraId="61196175" w14:textId="77777777" w:rsidR="007F7597" w:rsidRDefault="007F7597" w:rsidP="007F7597">
            <w:pPr>
              <w:pStyle w:val="ListParagraph"/>
              <w:numPr>
                <w:ilvl w:val="0"/>
                <w:numId w:val="8"/>
              </w:numPr>
              <w:spacing w:line="240" w:lineRule="auto"/>
              <w:ind w:left="360" w:hanging="216"/>
            </w:pPr>
            <w:r w:rsidRPr="58507186">
              <w:t>2023: $29 million</w:t>
            </w:r>
          </w:p>
          <w:p w14:paraId="25BCB6B9" w14:textId="77777777" w:rsidR="007F7597" w:rsidRDefault="007F7597" w:rsidP="007F7597">
            <w:pPr>
              <w:pStyle w:val="ListParagraph"/>
              <w:numPr>
                <w:ilvl w:val="0"/>
                <w:numId w:val="8"/>
              </w:numPr>
              <w:spacing w:line="240" w:lineRule="auto"/>
              <w:ind w:left="360" w:hanging="216"/>
            </w:pPr>
            <w:r w:rsidRPr="58507186">
              <w:t>2022: $10.1 million</w:t>
            </w:r>
          </w:p>
          <w:p w14:paraId="53BA9C4A" w14:textId="77777777" w:rsidR="007F7597" w:rsidRDefault="007F7597" w:rsidP="007F7597">
            <w:pPr>
              <w:pStyle w:val="ListParagraph"/>
              <w:numPr>
                <w:ilvl w:val="0"/>
                <w:numId w:val="8"/>
              </w:numPr>
              <w:spacing w:line="240" w:lineRule="auto"/>
              <w:ind w:left="360" w:hanging="216"/>
            </w:pPr>
            <w:r w:rsidRPr="58507186">
              <w:t>2021: $3</w:t>
            </w:r>
            <w:r>
              <w:t>6</w:t>
            </w:r>
            <w:r w:rsidRPr="58507186">
              <w:t xml:space="preserve"> million</w:t>
            </w:r>
          </w:p>
          <w:p w14:paraId="390AAEDB" w14:textId="77777777" w:rsidR="007F7597" w:rsidRDefault="007F7597" w:rsidP="00C86ED5"/>
          <w:p w14:paraId="69E2D794" w14:textId="77777777" w:rsidR="007F7597" w:rsidRDefault="007F7597" w:rsidP="00C86ED5">
            <w:r w:rsidRPr="58507186">
              <w:t>Science Applications International Corporation</w:t>
            </w:r>
            <w:r>
              <w:t xml:space="preserve"> (S&amp;T)</w:t>
            </w:r>
            <w:r w:rsidRPr="58507186">
              <w:t>: $33.</w:t>
            </w:r>
            <w:r>
              <w:t>4</w:t>
            </w:r>
            <w:r w:rsidRPr="58507186">
              <w:t xml:space="preserve"> million</w:t>
            </w:r>
          </w:p>
          <w:p w14:paraId="3E7548AB" w14:textId="77777777" w:rsidR="007F7597" w:rsidRDefault="007F7597" w:rsidP="007F7597">
            <w:pPr>
              <w:pStyle w:val="ListParagraph"/>
              <w:numPr>
                <w:ilvl w:val="0"/>
                <w:numId w:val="8"/>
              </w:numPr>
              <w:spacing w:line="240" w:lineRule="auto"/>
              <w:ind w:left="360" w:hanging="216"/>
            </w:pPr>
            <w:r w:rsidRPr="58507186">
              <w:t>2025: $13.1 million</w:t>
            </w:r>
          </w:p>
          <w:p w14:paraId="3471A449" w14:textId="77777777" w:rsidR="007F7597" w:rsidRDefault="007F7597" w:rsidP="007F7597">
            <w:pPr>
              <w:pStyle w:val="ListParagraph"/>
              <w:numPr>
                <w:ilvl w:val="0"/>
                <w:numId w:val="8"/>
              </w:numPr>
              <w:spacing w:line="240" w:lineRule="auto"/>
              <w:ind w:left="360" w:hanging="216"/>
            </w:pPr>
            <w:r w:rsidRPr="58507186">
              <w:t>2024: $14.2 million</w:t>
            </w:r>
          </w:p>
          <w:p w14:paraId="06B84809" w14:textId="77777777" w:rsidR="007F7597" w:rsidRDefault="007F7597" w:rsidP="007F7597">
            <w:pPr>
              <w:pStyle w:val="ListParagraph"/>
              <w:numPr>
                <w:ilvl w:val="0"/>
                <w:numId w:val="8"/>
              </w:numPr>
              <w:spacing w:line="240" w:lineRule="auto"/>
              <w:ind w:left="360" w:hanging="216"/>
            </w:pPr>
            <w:r w:rsidRPr="58507186">
              <w:t>2023: $6 million</w:t>
            </w:r>
          </w:p>
          <w:p w14:paraId="66B027A1" w14:textId="77777777" w:rsidR="007F7597" w:rsidRDefault="007F7597" w:rsidP="00C86ED5"/>
          <w:p w14:paraId="0EED4BB2" w14:textId="77777777" w:rsidR="007F7597" w:rsidRDefault="007F7597" w:rsidP="00C86ED5">
            <w:r w:rsidRPr="58507186">
              <w:t>Amazon</w:t>
            </w:r>
            <w:r>
              <w:t xml:space="preserve"> (Chief Information Officer)</w:t>
            </w:r>
            <w:r w:rsidRPr="58507186">
              <w:t>: $12.5 million</w:t>
            </w:r>
          </w:p>
          <w:p w14:paraId="407D96F9" w14:textId="77777777" w:rsidR="007F7597" w:rsidRDefault="007F7597" w:rsidP="007F7597">
            <w:pPr>
              <w:pStyle w:val="ListParagraph"/>
              <w:numPr>
                <w:ilvl w:val="0"/>
                <w:numId w:val="8"/>
              </w:numPr>
              <w:spacing w:line="240" w:lineRule="auto"/>
              <w:ind w:left="360" w:hanging="216"/>
            </w:pPr>
            <w:r w:rsidRPr="58507186">
              <w:t>2024: $7.5 million</w:t>
            </w:r>
          </w:p>
          <w:p w14:paraId="2D15A7D9" w14:textId="77777777" w:rsidR="007F7597" w:rsidRDefault="007F7597" w:rsidP="007F7597">
            <w:pPr>
              <w:pStyle w:val="ListParagraph"/>
              <w:numPr>
                <w:ilvl w:val="0"/>
                <w:numId w:val="8"/>
              </w:numPr>
              <w:spacing w:line="240" w:lineRule="auto"/>
              <w:ind w:left="360" w:hanging="216"/>
            </w:pPr>
            <w:r w:rsidRPr="58507186">
              <w:t>2023: $5 million</w:t>
            </w:r>
          </w:p>
          <w:p w14:paraId="32D4FE0F" w14:textId="77777777" w:rsidR="007F7597" w:rsidRDefault="007F7597" w:rsidP="00C86ED5"/>
          <w:p w14:paraId="30235134" w14:textId="77777777" w:rsidR="007F7597" w:rsidRDefault="007F7597" w:rsidP="00C86ED5">
            <w:r w:rsidRPr="58507186">
              <w:t>Computer World Services</w:t>
            </w:r>
            <w:r>
              <w:t xml:space="preserve"> (OBIM)</w:t>
            </w:r>
            <w:r w:rsidRPr="58507186">
              <w:t>: $2.0 million</w:t>
            </w:r>
          </w:p>
          <w:p w14:paraId="55EF03DE" w14:textId="77777777" w:rsidR="007F7597" w:rsidRDefault="007F7597" w:rsidP="007F7597">
            <w:pPr>
              <w:pStyle w:val="ListParagraph"/>
              <w:numPr>
                <w:ilvl w:val="0"/>
                <w:numId w:val="8"/>
              </w:numPr>
              <w:spacing w:line="240" w:lineRule="auto"/>
              <w:ind w:left="360" w:hanging="216"/>
            </w:pPr>
            <w:r w:rsidRPr="58507186">
              <w:t>2025: $111,000</w:t>
            </w:r>
          </w:p>
          <w:p w14:paraId="4D743C88" w14:textId="77777777" w:rsidR="007F7597" w:rsidRDefault="007F7597" w:rsidP="007F7597">
            <w:pPr>
              <w:pStyle w:val="ListParagraph"/>
              <w:numPr>
                <w:ilvl w:val="0"/>
                <w:numId w:val="8"/>
              </w:numPr>
              <w:spacing w:line="240" w:lineRule="auto"/>
              <w:ind w:left="360" w:hanging="216"/>
            </w:pPr>
            <w:r w:rsidRPr="58507186">
              <w:lastRenderedPageBreak/>
              <w:t>2024: $1.9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F5F3AF" w14:textId="6D0B4EFF" w:rsidR="002D367B" w:rsidRPr="00C95E42" w:rsidRDefault="002D367B" w:rsidP="00C86ED5">
            <w:r w:rsidRPr="00C95E42">
              <w:rPr>
                <w:i/>
                <w:iCs/>
              </w:rPr>
              <w:lastRenderedPageBreak/>
              <w:t>Wired</w:t>
            </w:r>
            <w:r>
              <w:t>, “</w:t>
            </w:r>
            <w:hyperlink r:id="rId149" w:history="1">
              <w:r w:rsidRPr="002D367B">
                <w:rPr>
                  <w:rStyle w:val="Hyperlink"/>
                </w:rPr>
                <w:t>DHS Wants a Single Search Engine to Flag Faces and Fingerprints Across Agencies</w:t>
              </w:r>
            </w:hyperlink>
            <w:r>
              <w:t>” (February 2026)</w:t>
            </w:r>
          </w:p>
          <w:p w14:paraId="1AEE3956" w14:textId="77777777" w:rsidR="002D367B" w:rsidRDefault="002D367B" w:rsidP="00C86ED5">
            <w:pPr>
              <w:rPr>
                <w:i/>
                <w:iCs/>
              </w:rPr>
            </w:pPr>
          </w:p>
          <w:p w14:paraId="7F4301EC" w14:textId="65417339" w:rsidR="007F7597" w:rsidRDefault="007F7597" w:rsidP="00C86ED5">
            <w:r w:rsidRPr="006E6E18">
              <w:rPr>
                <w:i/>
                <w:iCs/>
              </w:rPr>
              <w:lastRenderedPageBreak/>
              <w:t>Catholic University Journal of Law and Technology</w:t>
            </w:r>
            <w:r>
              <w:t>, “</w:t>
            </w:r>
            <w:hyperlink r:id="rId150">
              <w:r w:rsidRPr="6604E1D9">
                <w:rPr>
                  <w:rStyle w:val="Hyperlink"/>
                </w:rPr>
                <w:t>At the HART of Immigration Reform: How DHS’s New Biometric Database Will Infringe on the Privacy Rights of U.S. Citizens, Permanent Residents, and Foreign Nationals</w:t>
              </w:r>
            </w:hyperlink>
            <w:r>
              <w:t>” (December 2025)</w:t>
            </w:r>
          </w:p>
          <w:p w14:paraId="48ADB6BE" w14:textId="77777777" w:rsidR="007F7597" w:rsidRDefault="007F7597" w:rsidP="00C86ED5"/>
          <w:p w14:paraId="4B48622D" w14:textId="77777777" w:rsidR="007F7597" w:rsidRDefault="007F7597" w:rsidP="00C86ED5">
            <w:r>
              <w:t xml:space="preserve">Mijente, Just Futures Law, and Immigrant Defense Project, </w:t>
            </w:r>
            <w:hyperlink r:id="rId151">
              <w:r w:rsidRPr="006E6E18">
                <w:rPr>
                  <w:rStyle w:val="Hyperlink"/>
                  <w:i/>
                  <w:iCs/>
                </w:rPr>
                <w:t>HART Attack: How DHS’s Massive Biometrics Database Will Supercharge Surveillance and Threaten Rights</w:t>
              </w:r>
            </w:hyperlink>
            <w:r>
              <w:t xml:space="preserve"> (May 2022) </w:t>
            </w:r>
          </w:p>
          <w:p w14:paraId="32EB394E" w14:textId="77777777" w:rsidR="007F7597" w:rsidRDefault="007F7597" w:rsidP="00C86ED5"/>
          <w:p w14:paraId="050240D4" w14:textId="77777777" w:rsidR="007F7597" w:rsidRDefault="007F7597" w:rsidP="00C86ED5">
            <w:r>
              <w:t xml:space="preserve">National Immigration Law Center, </w:t>
            </w:r>
            <w:hyperlink r:id="rId152">
              <w:r w:rsidRPr="006E6E18">
                <w:rPr>
                  <w:rStyle w:val="Hyperlink"/>
                  <w:i/>
                  <w:iCs/>
                </w:rPr>
                <w:t xml:space="preserve">Homeland Advanced Recognition Technology: DHS </w:t>
              </w:r>
              <w:r>
                <w:rPr>
                  <w:rStyle w:val="Hyperlink"/>
                  <w:i/>
                  <w:iCs/>
                </w:rPr>
                <w:t>I</w:t>
              </w:r>
              <w:r w:rsidRPr="006E6E18">
                <w:rPr>
                  <w:rStyle w:val="Hyperlink"/>
                  <w:i/>
                  <w:iCs/>
                </w:rPr>
                <w:t>s Building a Massive Database of Personal Information</w:t>
              </w:r>
            </w:hyperlink>
            <w:r>
              <w:t xml:space="preserve"> (November 2021)</w:t>
            </w:r>
          </w:p>
          <w:p w14:paraId="427DB02D" w14:textId="77777777" w:rsidR="007F7597" w:rsidRDefault="007F7597" w:rsidP="00C86ED5"/>
          <w:p w14:paraId="6ADC79CC" w14:textId="77777777" w:rsidR="007F7597" w:rsidRDefault="007F7597" w:rsidP="00C86ED5">
            <w:r>
              <w:t>Electronic Frontier Foundation, “</w:t>
            </w:r>
            <w:hyperlink r:id="rId153" w:history="1">
              <w:r w:rsidRPr="004741AB">
                <w:rPr>
                  <w:rStyle w:val="Hyperlink"/>
                </w:rPr>
                <w:t xml:space="preserve">HART: Homeland Security’s </w:t>
              </w:r>
              <w:r w:rsidRPr="004741AB">
                <w:rPr>
                  <w:rStyle w:val="Hyperlink"/>
                </w:rPr>
                <w:lastRenderedPageBreak/>
                <w:t xml:space="preserve">Massive New Database Will Include Face Recognition, DNA, and Peoples’ </w:t>
              </w:r>
              <w:r>
                <w:rPr>
                  <w:rStyle w:val="Hyperlink"/>
                </w:rPr>
                <w:t>‘</w:t>
              </w:r>
              <w:r w:rsidRPr="004741AB">
                <w:rPr>
                  <w:rStyle w:val="Hyperlink"/>
                </w:rPr>
                <w:t>Non-Obvious Relationships</w:t>
              </w:r>
              <w:r>
                <w:rPr>
                  <w:rStyle w:val="Hyperlink"/>
                </w:rPr>
                <w:t>’</w:t>
              </w:r>
              <w:r w:rsidRPr="004741AB">
                <w:rPr>
                  <w:rStyle w:val="Hyperlink"/>
                </w:rPr>
                <w:t>”</w:t>
              </w:r>
            </w:hyperlink>
            <w:r>
              <w:t xml:space="preserve"> (June 2018)</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3983F1" w14:textId="77777777" w:rsidR="007F7597" w:rsidRDefault="007F7597" w:rsidP="00C86ED5">
            <w:r>
              <w:lastRenderedPageBreak/>
              <w:t xml:space="preserve">DHS AI Use Case Inventory: </w:t>
            </w:r>
            <w:hyperlink r:id="rId154">
              <w:r w:rsidRPr="6604E1D9">
                <w:rPr>
                  <w:rStyle w:val="Hyperlink"/>
                </w:rPr>
                <w:t>USCIS Facial Recognition Through IDENT</w:t>
              </w:r>
            </w:hyperlink>
            <w:r>
              <w:t xml:space="preserve"> (DHS-413) (January 2026)</w:t>
            </w:r>
          </w:p>
          <w:p w14:paraId="64877FB4" w14:textId="77777777" w:rsidR="007F7597" w:rsidRDefault="007F7597" w:rsidP="00C86ED5"/>
          <w:p w14:paraId="3D3AFD59" w14:textId="77777777" w:rsidR="007F7597" w:rsidRDefault="007F7597" w:rsidP="00C86ED5">
            <w:r>
              <w:lastRenderedPageBreak/>
              <w:t xml:space="preserve">OBIM PIA-004: </w:t>
            </w:r>
            <w:hyperlink r:id="rId155">
              <w:r w:rsidRPr="6604E1D9">
                <w:rPr>
                  <w:rStyle w:val="Hyperlink"/>
                </w:rPr>
                <w:t>Homeland Advanced Recognition Technology System Increment 1</w:t>
              </w:r>
            </w:hyperlink>
            <w:r>
              <w:t xml:space="preserve"> (February 2020)</w:t>
            </w:r>
          </w:p>
          <w:p w14:paraId="1B161AD2" w14:textId="77777777" w:rsidR="007F7597" w:rsidRDefault="007F7597" w:rsidP="00C86ED5"/>
          <w:p w14:paraId="3A0FBBD0" w14:textId="77777777" w:rsidR="007F7597" w:rsidRDefault="007F7597" w:rsidP="00C86ED5">
            <w:r>
              <w:t xml:space="preserve">NPPD PIA-002: </w:t>
            </w:r>
            <w:hyperlink r:id="rId156">
              <w:r w:rsidRPr="6604E1D9">
                <w:rPr>
                  <w:rStyle w:val="Hyperlink"/>
                </w:rPr>
                <w:t>Automated Biometric Identification System</w:t>
              </w:r>
            </w:hyperlink>
            <w:r>
              <w:t xml:space="preserve"> (December 2012)</w:t>
            </w:r>
          </w:p>
        </w:tc>
      </w:tr>
    </w:tbl>
    <w:p w14:paraId="3918FDEC" w14:textId="77777777" w:rsidR="007F7597" w:rsidRDefault="007F7597" w:rsidP="007F7597">
      <w:pPr>
        <w:spacing w:after="0"/>
        <w:rPr>
          <w:vertAlign w:val="superscript"/>
        </w:rPr>
      </w:pPr>
    </w:p>
    <w:p w14:paraId="0ED211BE" w14:textId="77777777" w:rsidR="007F7597" w:rsidRDefault="007F7597" w:rsidP="007F7597">
      <w:pPr>
        <w:spacing w:after="0"/>
        <w:rPr>
          <w:rFonts w:ascii="Times New Roman" w:eastAsia="Times New Roman" w:hAnsi="Times New Roman" w:cs="Times New Roman"/>
          <w:i/>
          <w:iCs/>
        </w:rPr>
      </w:pPr>
      <w:r w:rsidRPr="6604E1D9">
        <w:rPr>
          <w:rFonts w:ascii="Times New Roman" w:eastAsia="Times New Roman" w:hAnsi="Times New Roman" w:cs="Times New Roman"/>
          <w:i/>
          <w:iCs/>
        </w:rPr>
        <w:t xml:space="preserve"> </w:t>
      </w:r>
    </w:p>
    <w:p w14:paraId="2BFF52AF" w14:textId="77777777" w:rsidR="007F7597" w:rsidRDefault="007F7597" w:rsidP="007F7597">
      <w:pPr>
        <w:pStyle w:val="ListParagraph"/>
        <w:numPr>
          <w:ilvl w:val="0"/>
          <w:numId w:val="1"/>
        </w:numPr>
        <w:spacing w:after="0"/>
        <w:contextualSpacing w:val="0"/>
      </w:pPr>
      <w:r>
        <w:t>Real-time/Detailed Location Tracking</w:t>
      </w:r>
    </w:p>
    <w:tbl>
      <w:tblPr>
        <w:tblStyle w:val="TableGrid"/>
        <w:tblW w:w="9429" w:type="dxa"/>
        <w:tblLook w:val="06A0" w:firstRow="1" w:lastRow="0" w:firstColumn="1" w:lastColumn="0" w:noHBand="1" w:noVBand="1"/>
      </w:tblPr>
      <w:tblGrid>
        <w:gridCol w:w="1829"/>
        <w:gridCol w:w="2036"/>
        <w:gridCol w:w="2825"/>
        <w:gridCol w:w="2739"/>
      </w:tblGrid>
      <w:tr w:rsidR="007F7597" w14:paraId="13B1BBAC"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13C0F0" w14:textId="77777777" w:rsidR="007F7597" w:rsidRDefault="007F7597" w:rsidP="00C86ED5">
            <w:pPr>
              <w:rPr>
                <w:b/>
                <w:bCs/>
              </w:rPr>
            </w:pPr>
            <w:r>
              <w:rPr>
                <w:b/>
                <w:bCs/>
              </w:rPr>
              <w:t>Type of Location Tracking</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DDAE52" w14:textId="77777777" w:rsidR="007F7597" w:rsidRDefault="007F7597" w:rsidP="00C86ED5">
            <w:pPr>
              <w:rPr>
                <w:b/>
                <w:bCs/>
                <w:vertAlign w:val="superscript"/>
              </w:rPr>
            </w:pPr>
            <w:r w:rsidRPr="22DE7F07">
              <w:rPr>
                <w:b/>
                <w:bCs/>
              </w:rPr>
              <w:t>Expenditures and Contractors (since 1/20/21)</w:t>
            </w:r>
          </w:p>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7578CC" w14:textId="77777777" w:rsidR="007F7597" w:rsidRDefault="007F7597" w:rsidP="00C86ED5">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A8116F" w14:textId="77777777" w:rsidR="007F7597" w:rsidRDefault="007F7597" w:rsidP="00C86ED5">
            <w:pPr>
              <w:rPr>
                <w:b/>
                <w:bCs/>
              </w:rPr>
            </w:pPr>
            <w:r>
              <w:rPr>
                <w:b/>
                <w:bCs/>
              </w:rPr>
              <w:t xml:space="preserve">DHS </w:t>
            </w:r>
            <w:r w:rsidRPr="6604E1D9">
              <w:rPr>
                <w:b/>
                <w:bCs/>
              </w:rPr>
              <w:t>Policies</w:t>
            </w:r>
            <w:r>
              <w:rPr>
                <w:b/>
                <w:bCs/>
              </w:rPr>
              <w:t xml:space="preserve"> and Other Resources</w:t>
            </w:r>
          </w:p>
        </w:tc>
      </w:tr>
      <w:tr w:rsidR="007F7597" w14:paraId="75377340"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7981FD" w14:textId="77777777" w:rsidR="007F7597" w:rsidRDefault="007F7597" w:rsidP="00C86ED5">
            <w:r w:rsidRPr="12A7DD5C">
              <w:rPr>
                <w:b/>
                <w:bCs/>
              </w:rPr>
              <w:t>Remote acquisition and purchase of cell phone location information</w:t>
            </w:r>
            <w:r w:rsidRPr="007D48E0">
              <w:rPr>
                <w:b/>
                <w:bCs/>
              </w:rPr>
              <w:t>.</w:t>
            </w:r>
            <w:r>
              <w:t xml:space="preserve"> Using </w:t>
            </w:r>
            <w:hyperlink r:id="rId157" w:history="1">
              <w:r w:rsidRPr="0005350F">
                <w:rPr>
                  <w:rStyle w:val="Hyperlink"/>
                </w:rPr>
                <w:t>cell site simulators</w:t>
              </w:r>
            </w:hyperlink>
            <w:r>
              <w:t xml:space="preserve"> and commercially purchased cell phone location data — such as the data that powers geographically targeted </w:t>
            </w:r>
            <w:r>
              <w:lastRenderedPageBreak/>
              <w:t xml:space="preserve">advertisements — DHS can determine all the devices that were in a certain location at a given time (e.g., during a protest) and track specific devices over time, revealing frequented addresses, associations, and other intimate personal details.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7C8BD8" w14:textId="77777777" w:rsidR="007F7597" w:rsidRDefault="007F7597" w:rsidP="00C86ED5">
            <w:r>
              <w:lastRenderedPageBreak/>
              <w:t>Total: At least $41.9 million</w:t>
            </w:r>
          </w:p>
          <w:p w14:paraId="190DBB82" w14:textId="77777777" w:rsidR="007F7597" w:rsidRDefault="007F7597" w:rsidP="00C86ED5"/>
          <w:p w14:paraId="3EDF1C21" w14:textId="77777777" w:rsidR="007F7597" w:rsidRDefault="007F7597" w:rsidP="00C86ED5">
            <w:r>
              <w:t>Babel Street</w:t>
            </w:r>
            <w:r w:rsidRPr="12A7DD5C">
              <w:rPr>
                <w:rStyle w:val="FootnoteReference"/>
              </w:rPr>
              <w:footnoteReference w:id="7"/>
            </w:r>
            <w:r>
              <w:t xml:space="preserve"> (CBP, ICE, USSS): $23.1 million</w:t>
            </w:r>
          </w:p>
          <w:p w14:paraId="1046F6C8" w14:textId="77777777" w:rsidR="007F7597" w:rsidRDefault="007F7597" w:rsidP="007F7597">
            <w:pPr>
              <w:pStyle w:val="ListParagraph"/>
              <w:numPr>
                <w:ilvl w:val="0"/>
                <w:numId w:val="8"/>
              </w:numPr>
              <w:spacing w:line="240" w:lineRule="auto"/>
              <w:ind w:left="360" w:hanging="216"/>
            </w:pPr>
            <w:r>
              <w:t>2026: $10.3 million</w:t>
            </w:r>
          </w:p>
          <w:p w14:paraId="0D761380" w14:textId="77777777" w:rsidR="007F7597" w:rsidRDefault="007F7597" w:rsidP="007F7597">
            <w:pPr>
              <w:pStyle w:val="ListParagraph"/>
              <w:numPr>
                <w:ilvl w:val="0"/>
                <w:numId w:val="8"/>
              </w:numPr>
              <w:spacing w:line="240" w:lineRule="auto"/>
              <w:ind w:left="360" w:hanging="216"/>
            </w:pPr>
            <w:r>
              <w:t>2024: $3.6 million</w:t>
            </w:r>
          </w:p>
          <w:p w14:paraId="05D6DBDD" w14:textId="77777777" w:rsidR="007F7597" w:rsidRDefault="007F7597" w:rsidP="007F7597">
            <w:pPr>
              <w:pStyle w:val="ListParagraph"/>
              <w:numPr>
                <w:ilvl w:val="0"/>
                <w:numId w:val="8"/>
              </w:numPr>
              <w:spacing w:line="240" w:lineRule="auto"/>
              <w:ind w:left="360" w:hanging="216"/>
            </w:pPr>
            <w:r>
              <w:t>2023: $3.6 million</w:t>
            </w:r>
          </w:p>
          <w:p w14:paraId="1EBD4FE8" w14:textId="77777777" w:rsidR="007F7597" w:rsidRDefault="007F7597" w:rsidP="007F7597">
            <w:pPr>
              <w:pStyle w:val="ListParagraph"/>
              <w:numPr>
                <w:ilvl w:val="0"/>
                <w:numId w:val="8"/>
              </w:numPr>
              <w:spacing w:line="240" w:lineRule="auto"/>
              <w:ind w:left="360" w:hanging="216"/>
            </w:pPr>
            <w:r>
              <w:t>2022: $929,000</w:t>
            </w:r>
          </w:p>
          <w:p w14:paraId="5FAF279C" w14:textId="77777777" w:rsidR="007F7597" w:rsidRDefault="007F7597" w:rsidP="007F7597">
            <w:pPr>
              <w:pStyle w:val="ListParagraph"/>
              <w:numPr>
                <w:ilvl w:val="0"/>
                <w:numId w:val="8"/>
              </w:numPr>
              <w:spacing w:line="240" w:lineRule="auto"/>
              <w:ind w:left="360" w:hanging="216"/>
            </w:pPr>
            <w:r>
              <w:t>2021: $4.7 million</w:t>
            </w:r>
          </w:p>
          <w:p w14:paraId="5D8F6B94" w14:textId="77777777" w:rsidR="007F7597" w:rsidRDefault="007F7597" w:rsidP="00C86ED5"/>
          <w:p w14:paraId="621EF9C9" w14:textId="77777777" w:rsidR="007F7597" w:rsidRDefault="007F7597" w:rsidP="00C86ED5">
            <w:r>
              <w:t>Penlink</w:t>
            </w:r>
            <w:r w:rsidRPr="12A7DD5C">
              <w:rPr>
                <w:rStyle w:val="FootnoteReference"/>
              </w:rPr>
              <w:footnoteReference w:id="8"/>
            </w:r>
            <w:r>
              <w:t xml:space="preserve"> (CBP, ICE): $10 million</w:t>
            </w:r>
          </w:p>
          <w:p w14:paraId="596178DF" w14:textId="77777777" w:rsidR="007F7597" w:rsidRDefault="007F7597" w:rsidP="007F7597">
            <w:pPr>
              <w:pStyle w:val="ListParagraph"/>
              <w:numPr>
                <w:ilvl w:val="0"/>
                <w:numId w:val="8"/>
              </w:numPr>
              <w:spacing w:line="240" w:lineRule="auto"/>
              <w:ind w:left="360" w:hanging="216"/>
            </w:pPr>
            <w:r>
              <w:t>2026: $2.9 million</w:t>
            </w:r>
          </w:p>
          <w:p w14:paraId="0B66EF96" w14:textId="77777777" w:rsidR="007F7597" w:rsidRDefault="007F7597" w:rsidP="007F7597">
            <w:pPr>
              <w:pStyle w:val="ListParagraph"/>
              <w:numPr>
                <w:ilvl w:val="0"/>
                <w:numId w:val="8"/>
              </w:numPr>
              <w:spacing w:line="240" w:lineRule="auto"/>
              <w:ind w:left="360" w:hanging="216"/>
            </w:pPr>
            <w:r>
              <w:t>2025: $2.9 million</w:t>
            </w:r>
          </w:p>
          <w:p w14:paraId="0702088A" w14:textId="77777777" w:rsidR="007F7597" w:rsidRDefault="007F7597" w:rsidP="007F7597">
            <w:pPr>
              <w:pStyle w:val="ListParagraph"/>
              <w:numPr>
                <w:ilvl w:val="0"/>
                <w:numId w:val="8"/>
              </w:numPr>
              <w:spacing w:line="240" w:lineRule="auto"/>
              <w:ind w:left="360" w:hanging="216"/>
            </w:pPr>
            <w:r>
              <w:t>2024: $1.4 million</w:t>
            </w:r>
          </w:p>
          <w:p w14:paraId="740E4EB3" w14:textId="77777777" w:rsidR="007F7597" w:rsidRDefault="007F7597" w:rsidP="007F7597">
            <w:pPr>
              <w:pStyle w:val="ListParagraph"/>
              <w:numPr>
                <w:ilvl w:val="0"/>
                <w:numId w:val="8"/>
              </w:numPr>
              <w:spacing w:line="240" w:lineRule="auto"/>
              <w:ind w:left="360" w:hanging="216"/>
            </w:pPr>
            <w:r>
              <w:t>2023: $1.4 million</w:t>
            </w:r>
          </w:p>
          <w:p w14:paraId="63EE2E8C" w14:textId="77777777" w:rsidR="007F7597" w:rsidRDefault="007F7597" w:rsidP="007F7597">
            <w:pPr>
              <w:pStyle w:val="ListParagraph"/>
              <w:numPr>
                <w:ilvl w:val="0"/>
                <w:numId w:val="8"/>
              </w:numPr>
              <w:spacing w:line="240" w:lineRule="auto"/>
              <w:ind w:left="360" w:hanging="216"/>
            </w:pPr>
            <w:r>
              <w:t>2022: $813,000</w:t>
            </w:r>
          </w:p>
          <w:p w14:paraId="437CA513" w14:textId="77777777" w:rsidR="007F7597" w:rsidRDefault="007F7597" w:rsidP="007F7597">
            <w:pPr>
              <w:pStyle w:val="ListParagraph"/>
              <w:numPr>
                <w:ilvl w:val="0"/>
                <w:numId w:val="8"/>
              </w:numPr>
              <w:spacing w:line="240" w:lineRule="auto"/>
              <w:ind w:left="360" w:hanging="216"/>
            </w:pPr>
            <w:r>
              <w:t>2021: $587,000</w:t>
            </w:r>
          </w:p>
          <w:p w14:paraId="1FD5992E" w14:textId="77777777" w:rsidR="007F7597" w:rsidRDefault="007F7597" w:rsidP="00C86ED5"/>
          <w:p w14:paraId="606233EE" w14:textId="77777777" w:rsidR="007F7597" w:rsidRDefault="007F7597" w:rsidP="00C86ED5">
            <w:r>
              <w:t>L3Harris (USSS): $4.2 million</w:t>
            </w:r>
          </w:p>
          <w:p w14:paraId="326F1079" w14:textId="77777777" w:rsidR="007F7597" w:rsidRDefault="007F7597" w:rsidP="007F7597">
            <w:pPr>
              <w:pStyle w:val="ListParagraph"/>
              <w:numPr>
                <w:ilvl w:val="0"/>
                <w:numId w:val="8"/>
              </w:numPr>
              <w:spacing w:line="240" w:lineRule="auto"/>
              <w:ind w:left="360" w:hanging="216"/>
            </w:pPr>
            <w:r>
              <w:t>2022: $3.6 million</w:t>
            </w:r>
          </w:p>
          <w:p w14:paraId="69D7B1B8" w14:textId="77777777" w:rsidR="007F7597" w:rsidRDefault="007F7597" w:rsidP="007F7597">
            <w:pPr>
              <w:pStyle w:val="ListParagraph"/>
              <w:numPr>
                <w:ilvl w:val="0"/>
                <w:numId w:val="8"/>
              </w:numPr>
              <w:spacing w:line="240" w:lineRule="auto"/>
              <w:ind w:left="360" w:hanging="216"/>
            </w:pPr>
            <w:r>
              <w:t>2021: $663,000</w:t>
            </w:r>
          </w:p>
          <w:p w14:paraId="12C9CFCA" w14:textId="77777777" w:rsidR="007F7597" w:rsidRDefault="007F7597" w:rsidP="00C86ED5"/>
          <w:p w14:paraId="63353A18" w14:textId="77777777" w:rsidR="007F7597" w:rsidRDefault="007F7597" w:rsidP="00C86ED5">
            <w:r>
              <w:t>TechOps Specialty Vehicles (ICE, USSS): $4.2 million</w:t>
            </w:r>
          </w:p>
          <w:p w14:paraId="0C029006" w14:textId="77777777" w:rsidR="007F7597" w:rsidRDefault="007F7597" w:rsidP="007F7597">
            <w:pPr>
              <w:pStyle w:val="ListParagraph"/>
              <w:numPr>
                <w:ilvl w:val="0"/>
                <w:numId w:val="8"/>
              </w:numPr>
              <w:spacing w:line="240" w:lineRule="auto"/>
              <w:ind w:left="360" w:hanging="216"/>
            </w:pPr>
            <w:r>
              <w:t>2026: $2.3 million</w:t>
            </w:r>
          </w:p>
          <w:p w14:paraId="595BFFD5" w14:textId="77777777" w:rsidR="007F7597" w:rsidRDefault="007F7597" w:rsidP="007F7597">
            <w:pPr>
              <w:pStyle w:val="ListParagraph"/>
              <w:numPr>
                <w:ilvl w:val="0"/>
                <w:numId w:val="8"/>
              </w:numPr>
              <w:spacing w:line="240" w:lineRule="auto"/>
              <w:ind w:left="360" w:hanging="216"/>
            </w:pPr>
            <w:r>
              <w:t>2025: $1.9 million</w:t>
            </w:r>
          </w:p>
          <w:p w14:paraId="39727D6C" w14:textId="77777777" w:rsidR="007F7597" w:rsidRDefault="007F7597" w:rsidP="00C86ED5"/>
          <w:p w14:paraId="7842796A" w14:textId="77777777" w:rsidR="007F7597" w:rsidRDefault="007F7597" w:rsidP="00C86ED5">
            <w:r>
              <w:t>Relx (Lexis Nexis) (USSS): $280,000</w:t>
            </w:r>
          </w:p>
          <w:p w14:paraId="2938C7E7" w14:textId="77777777" w:rsidR="007F7597" w:rsidRDefault="007F7597" w:rsidP="007F7597">
            <w:pPr>
              <w:pStyle w:val="ListParagraph"/>
              <w:numPr>
                <w:ilvl w:val="0"/>
                <w:numId w:val="8"/>
              </w:numPr>
              <w:spacing w:line="240" w:lineRule="auto"/>
              <w:ind w:left="360" w:hanging="216"/>
            </w:pPr>
            <w:r>
              <w:t>2024: $95,000</w:t>
            </w:r>
          </w:p>
          <w:p w14:paraId="0259AE15" w14:textId="77777777" w:rsidR="007F7597" w:rsidRDefault="007F7597" w:rsidP="007F7597">
            <w:pPr>
              <w:pStyle w:val="ListParagraph"/>
              <w:numPr>
                <w:ilvl w:val="0"/>
                <w:numId w:val="8"/>
              </w:numPr>
              <w:spacing w:line="240" w:lineRule="auto"/>
              <w:ind w:left="360" w:hanging="216"/>
            </w:pPr>
            <w:r>
              <w:lastRenderedPageBreak/>
              <w:t>2023: $45,000</w:t>
            </w:r>
          </w:p>
          <w:p w14:paraId="457801D8" w14:textId="77777777" w:rsidR="007F7597" w:rsidRDefault="007F7597" w:rsidP="007F7597">
            <w:pPr>
              <w:pStyle w:val="ListParagraph"/>
              <w:numPr>
                <w:ilvl w:val="0"/>
                <w:numId w:val="8"/>
              </w:numPr>
              <w:spacing w:line="240" w:lineRule="auto"/>
              <w:ind w:left="360" w:hanging="216"/>
            </w:pPr>
            <w:r>
              <w:t>2022: $140,000</w:t>
            </w:r>
          </w:p>
          <w:p w14:paraId="27EB8760" w14:textId="77777777" w:rsidR="007F7597" w:rsidRDefault="007F7597" w:rsidP="00C86ED5"/>
          <w:p w14:paraId="11B5386F" w14:textId="77777777" w:rsidR="007F7597" w:rsidRDefault="007F7597" w:rsidP="00C86ED5">
            <w:r>
              <w:t>Motorola (CBP): $143,000</w:t>
            </w:r>
          </w:p>
          <w:p w14:paraId="7042A388" w14:textId="77777777" w:rsidR="007F7597" w:rsidRDefault="007F7597" w:rsidP="007F7597">
            <w:pPr>
              <w:pStyle w:val="ListParagraph"/>
              <w:numPr>
                <w:ilvl w:val="0"/>
                <w:numId w:val="8"/>
              </w:numPr>
              <w:spacing w:line="240" w:lineRule="auto"/>
              <w:ind w:left="360" w:hanging="216"/>
            </w:pPr>
            <w:r>
              <w:t>2025: $94,000</w:t>
            </w:r>
          </w:p>
          <w:p w14:paraId="478894DD" w14:textId="77777777" w:rsidR="007F7597" w:rsidRDefault="007F7597" w:rsidP="007F7597">
            <w:pPr>
              <w:pStyle w:val="ListParagraph"/>
              <w:numPr>
                <w:ilvl w:val="0"/>
                <w:numId w:val="8"/>
              </w:numPr>
              <w:spacing w:line="240" w:lineRule="auto"/>
              <w:ind w:left="360" w:hanging="216"/>
            </w:pPr>
            <w:r>
              <w:t>2024: $59,000</w:t>
            </w:r>
          </w:p>
          <w:p w14:paraId="5DC3B0E2" w14:textId="77777777" w:rsidR="007F7597" w:rsidRDefault="007F7597" w:rsidP="00C86ED5"/>
          <w:p w14:paraId="3765BCB2" w14:textId="77777777" w:rsidR="007F7597" w:rsidRDefault="007F7597" w:rsidP="00C86ED5">
            <w:r>
              <w:t>Hawk Analytics (ICE):</w:t>
            </w:r>
          </w:p>
          <w:p w14:paraId="5504D666" w14:textId="77777777" w:rsidR="007F7597" w:rsidRDefault="007F7597" w:rsidP="007F7597">
            <w:pPr>
              <w:pStyle w:val="ListParagraph"/>
              <w:numPr>
                <w:ilvl w:val="0"/>
                <w:numId w:val="8"/>
              </w:numPr>
              <w:spacing w:line="240" w:lineRule="auto"/>
              <w:ind w:left="360" w:hanging="216"/>
            </w:pPr>
            <w:r w:rsidRPr="58507186">
              <w:t>202</w:t>
            </w:r>
            <w:r>
              <w:t>5</w:t>
            </w:r>
            <w:r w:rsidRPr="58507186">
              <w:t>: $</w:t>
            </w:r>
            <w:r>
              <w:t>12,000</w:t>
            </w:r>
          </w:p>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3860E6" w14:textId="26516248" w:rsidR="00A824BF" w:rsidRDefault="00A824BF" w:rsidP="00C86ED5">
            <w:r>
              <w:lastRenderedPageBreak/>
              <w:t>BiometricUpdate.com, “</w:t>
            </w:r>
            <w:hyperlink r:id="rId158" w:history="1">
              <w:r w:rsidRPr="00A824BF">
                <w:rPr>
                  <w:rStyle w:val="Hyperlink"/>
                </w:rPr>
                <w:t>DHS Quietly Built Pathway to Track Americans Through Advertising Data Economy</w:t>
              </w:r>
            </w:hyperlink>
            <w:r>
              <w:t>” (March 2026)</w:t>
            </w:r>
          </w:p>
          <w:p w14:paraId="4C835D65" w14:textId="77777777" w:rsidR="00A824BF" w:rsidRDefault="00A824BF" w:rsidP="00C86ED5"/>
          <w:p w14:paraId="35A1E9D0" w14:textId="64953E49" w:rsidR="007F7597" w:rsidRDefault="007F7597" w:rsidP="00C86ED5">
            <w:r>
              <w:t>Electronic Frontier Foundation, “</w:t>
            </w:r>
            <w:hyperlink r:id="rId159">
              <w:r w:rsidRPr="12A7DD5C">
                <w:rPr>
                  <w:rStyle w:val="Hyperlink"/>
                </w:rPr>
                <w:t>The Government Uses Targeted Advertising to Track Your Location. Here</w:t>
              </w:r>
              <w:r>
                <w:rPr>
                  <w:rStyle w:val="Hyperlink"/>
                </w:rPr>
                <w:t>’</w:t>
              </w:r>
              <w:r w:rsidRPr="12A7DD5C">
                <w:rPr>
                  <w:rStyle w:val="Hyperlink"/>
                </w:rPr>
                <w:t>s What We Need to Do</w:t>
              </w:r>
            </w:hyperlink>
            <w:r>
              <w:t>” (March 2026)</w:t>
            </w:r>
          </w:p>
          <w:p w14:paraId="1F93937A" w14:textId="77777777" w:rsidR="007F7597" w:rsidRDefault="007F7597" w:rsidP="00C86ED5"/>
          <w:p w14:paraId="7B8D6AA9" w14:textId="4AFC9B44" w:rsidR="007F7597" w:rsidRDefault="007F7597" w:rsidP="00C86ED5">
            <w:r w:rsidRPr="004129C4">
              <w:lastRenderedPageBreak/>
              <w:t>Letter</w:t>
            </w:r>
            <w:r>
              <w:t xml:space="preserve"> from </w:t>
            </w:r>
            <w:del w:id="138" w:author="Rachel Levinson-Waldman" w:date="2026-07-16T16:09:00Z" w16du:dateUtc="2026-07-16T20:09:00Z">
              <w:r w:rsidDel="00FC78A5">
                <w:delText xml:space="preserve">Congresspeople </w:delText>
              </w:r>
            </w:del>
            <w:ins w:id="139" w:author="Rachel Levinson-Waldman" w:date="2026-07-16T16:09:00Z" w16du:dateUtc="2026-07-16T20:09:00Z">
              <w:del w:id="140" w:author="Gabriella Sanchez" w:date="2026-07-24T14:03:00Z" w16du:dateUtc="2026-07-24T18:03:00Z">
                <w:r w:rsidR="00FC78A5" w:rsidDel="00C70F8E">
                  <w:delText>senators and representatives</w:delText>
                </w:r>
              </w:del>
            </w:ins>
            <w:ins w:id="141" w:author="Gabriella Sanchez" w:date="2026-07-24T14:03:00Z" w16du:dateUtc="2026-07-24T18:03:00Z">
              <w:r w:rsidR="00C70F8E">
                <w:t>members of Congress</w:t>
              </w:r>
            </w:ins>
            <w:ins w:id="142" w:author="Rachel Levinson-Waldman" w:date="2026-07-16T16:09:00Z" w16du:dateUtc="2026-07-16T20:09:00Z">
              <w:r w:rsidR="00FC78A5">
                <w:t xml:space="preserve"> </w:t>
              </w:r>
            </w:ins>
            <w:r>
              <w:t xml:space="preserve">to DHS </w:t>
            </w:r>
            <w:ins w:id="143" w:author="Gabriella Sanchez" w:date="2026-07-27T11:44:00Z" w16du:dateUtc="2026-07-27T15:44:00Z">
              <w:r w:rsidR="007151B8">
                <w:t>i</w:t>
              </w:r>
            </w:ins>
            <w:del w:id="144" w:author="Gabriella Sanchez" w:date="2026-07-27T11:44:00Z" w16du:dateUtc="2026-07-27T15:44:00Z">
              <w:r w:rsidDel="007151B8">
                <w:delText>I</w:delText>
              </w:r>
            </w:del>
            <w:r>
              <w:t xml:space="preserve">nspector </w:t>
            </w:r>
            <w:ins w:id="145" w:author="Gabriella Sanchez" w:date="2026-07-27T11:44:00Z" w16du:dateUtc="2026-07-27T15:44:00Z">
              <w:r w:rsidR="007151B8">
                <w:t>g</w:t>
              </w:r>
            </w:ins>
            <w:del w:id="146" w:author="Gabriella Sanchez" w:date="2026-07-27T11:44:00Z" w16du:dateUtc="2026-07-27T15:44:00Z">
              <w:r w:rsidDel="007151B8">
                <w:delText>G</w:delText>
              </w:r>
            </w:del>
            <w:r>
              <w:t xml:space="preserve">eneral re: </w:t>
            </w:r>
            <w:hyperlink r:id="rId160" w:history="1">
              <w:r w:rsidRPr="00D44AD3">
                <w:rPr>
                  <w:rStyle w:val="Hyperlink"/>
                </w:rPr>
                <w:t>Purchase of Cell Phone Location Data</w:t>
              </w:r>
            </w:hyperlink>
            <w:r>
              <w:t xml:space="preserve"> (March 2026)</w:t>
            </w:r>
          </w:p>
          <w:p w14:paraId="7B41D033" w14:textId="77777777" w:rsidR="007F7597" w:rsidRDefault="007F7597" w:rsidP="00C86ED5"/>
          <w:p w14:paraId="26DD29A4" w14:textId="77777777" w:rsidR="007F7597" w:rsidRDefault="007F7597" w:rsidP="00C86ED5">
            <w:r w:rsidRPr="007D48E0">
              <w:rPr>
                <w:i/>
                <w:iCs/>
              </w:rPr>
              <w:t>404 Media</w:t>
            </w:r>
            <w:r>
              <w:t>, “</w:t>
            </w:r>
            <w:hyperlink r:id="rId161">
              <w:r w:rsidRPr="12A7DD5C">
                <w:rPr>
                  <w:rStyle w:val="Hyperlink"/>
                </w:rPr>
                <w:t>Inside ICE’s Tool to Monitor Phones in Entire Neighborhoods</w:t>
              </w:r>
            </w:hyperlink>
            <w:r>
              <w:t>” (January 2026)</w:t>
            </w:r>
          </w:p>
          <w:p w14:paraId="0D934ED3" w14:textId="77777777" w:rsidR="007F7597" w:rsidRDefault="007F7597" w:rsidP="00C86ED5"/>
          <w:p w14:paraId="6743AAC0" w14:textId="77777777" w:rsidR="007F7597" w:rsidRDefault="007F7597" w:rsidP="00C86ED5">
            <w:r w:rsidRPr="007D48E0">
              <w:rPr>
                <w:i/>
                <w:iCs/>
              </w:rPr>
              <w:t>404 Media</w:t>
            </w:r>
            <w:r>
              <w:t>, “</w:t>
            </w:r>
            <w:hyperlink r:id="rId162">
              <w:r w:rsidRPr="12A7DD5C">
                <w:rPr>
                  <w:rStyle w:val="Hyperlink"/>
                </w:rPr>
                <w:t>Inside the U.S. Government-Bought Tool That Can Track Phones at Abortion Clinics</w:t>
              </w:r>
            </w:hyperlink>
            <w:r>
              <w:t>” (October 2024; discussing Babel’s Locate X)</w:t>
            </w:r>
          </w:p>
          <w:p w14:paraId="29FA6723" w14:textId="77777777" w:rsidR="007F7597" w:rsidDel="00BD7D2D" w:rsidRDefault="007F7597" w:rsidP="00C86ED5">
            <w:pPr>
              <w:rPr>
                <w:del w:id="147" w:author="Gabriella Sanchez" w:date="2026-07-24T14:03:00Z" w16du:dateUtc="2026-07-24T18:03:00Z"/>
              </w:rPr>
            </w:pPr>
          </w:p>
          <w:p w14:paraId="487B4357" w14:textId="77777777" w:rsidR="007F7597" w:rsidRDefault="007F7597" w:rsidP="00C86ED5"/>
          <w:p w14:paraId="3BD34A8E" w14:textId="77777777" w:rsidR="007F7597" w:rsidRDefault="007F7597" w:rsidP="00C86ED5">
            <w:r>
              <w:t>FedScoop, “</w:t>
            </w:r>
            <w:hyperlink r:id="rId163">
              <w:r w:rsidRPr="12A7DD5C">
                <w:rPr>
                  <w:rStyle w:val="Hyperlink"/>
                </w:rPr>
                <w:t>ICE Says It’s Stopped Using Commercial Telemetry Data</w:t>
              </w:r>
            </w:hyperlink>
            <w:r>
              <w:t>” (January 2024)</w:t>
            </w:r>
          </w:p>
          <w:p w14:paraId="33DFFD48" w14:textId="77777777" w:rsidR="007F7597" w:rsidRDefault="007F7597" w:rsidP="00C86ED5"/>
          <w:p w14:paraId="330488E0" w14:textId="77777777" w:rsidR="007F7597" w:rsidRDefault="007F7597" w:rsidP="00C86ED5">
            <w:r>
              <w:t xml:space="preserve">DHS Office of Inspector General, </w:t>
            </w:r>
            <w:hyperlink r:id="rId164">
              <w:r w:rsidRPr="12A7DD5C">
                <w:rPr>
                  <w:rStyle w:val="Hyperlink"/>
                </w:rPr>
                <w:t>CBP, ICE, and Secret Service Did Not Adhere to Privacy Policies or Develop Sufficient Policies Before Procuring and Using Commercial Telemetry Data</w:t>
              </w:r>
            </w:hyperlink>
            <w:r>
              <w:t xml:space="preserve"> (September 2023)</w:t>
            </w:r>
          </w:p>
          <w:p w14:paraId="5003CB6C" w14:textId="77777777" w:rsidR="007F7597" w:rsidRDefault="007F7597" w:rsidP="00C86ED5"/>
          <w:p w14:paraId="3C9FC41A" w14:textId="77777777" w:rsidR="007F7597" w:rsidRDefault="007F7597" w:rsidP="00C86ED5">
            <w:r>
              <w:t xml:space="preserve">DHS Office of Inspector General, </w:t>
            </w:r>
            <w:hyperlink r:id="rId165">
              <w:r w:rsidRPr="12A7DD5C">
                <w:rPr>
                  <w:rStyle w:val="Hyperlink"/>
                </w:rPr>
                <w:t>Secret Service and ICE Did Not Always Adhere to Statute and Policies Governing Use of Cell-Site Simulators</w:t>
              </w:r>
            </w:hyperlink>
            <w:r>
              <w:t xml:space="preserve"> (February 2023)</w:t>
            </w:r>
          </w:p>
          <w:p w14:paraId="5832F96D" w14:textId="77777777" w:rsidR="007F7597" w:rsidRDefault="007F7597" w:rsidP="00C86ED5"/>
          <w:p w14:paraId="3697BE96" w14:textId="77777777" w:rsidR="007F7597" w:rsidRDefault="007F7597" w:rsidP="00C86ED5">
            <w:r>
              <w:t xml:space="preserve">Electronic Privacy Information Center, </w:t>
            </w:r>
            <w:hyperlink r:id="rId166">
              <w:r w:rsidRPr="007D48E0">
                <w:rPr>
                  <w:rStyle w:val="Hyperlink"/>
                  <w:i/>
                  <w:iCs/>
                </w:rPr>
                <w:t>DHS’s Data Reservoir: ICE and CBP’s Capture and Circulation of Location Information</w:t>
              </w:r>
            </w:hyperlink>
            <w:r>
              <w:t xml:space="preserve"> (August 2022)</w:t>
            </w:r>
          </w:p>
          <w:p w14:paraId="76776139" w14:textId="77777777" w:rsidR="007F7597" w:rsidRDefault="007F7597" w:rsidP="00C86ED5"/>
          <w:p w14:paraId="5CD9B4A7" w14:textId="77777777" w:rsidR="007F7597" w:rsidRDefault="007F7597" w:rsidP="00C86ED5">
            <w:r>
              <w:t>ACLU, “</w:t>
            </w:r>
            <w:hyperlink r:id="rId167">
              <w:r w:rsidRPr="12A7DD5C">
                <w:rPr>
                  <w:rStyle w:val="Hyperlink"/>
                </w:rPr>
                <w:t>New Records Detail DHS Purchase and Use of Vast Quantities of Cell Phone Location Data</w:t>
              </w:r>
            </w:hyperlink>
            <w:r>
              <w:t>” (July 2022)</w:t>
            </w:r>
          </w:p>
          <w:p w14:paraId="26F448B4" w14:textId="77777777" w:rsidR="007F7597" w:rsidRDefault="007F7597" w:rsidP="00C86ED5"/>
          <w:p w14:paraId="0495F9A9" w14:textId="77777777" w:rsidR="007F7597" w:rsidRDefault="007F7597" w:rsidP="00C86ED5">
            <w:r w:rsidRPr="007D48E0">
              <w:rPr>
                <w:i/>
                <w:iCs/>
              </w:rPr>
              <w:t>The Wall Street Journal</w:t>
            </w:r>
            <w:r>
              <w:t>, “</w:t>
            </w:r>
            <w:hyperlink r:id="rId168">
              <w:r w:rsidRPr="12A7DD5C">
                <w:rPr>
                  <w:rStyle w:val="Hyperlink"/>
                </w:rPr>
                <w:t>Federal Agencies Use Cellphone Location Data for Immigration Enforcement</w:t>
              </w:r>
            </w:hyperlink>
            <w:r>
              <w:t>” (February 2020)</w:t>
            </w:r>
          </w:p>
          <w:p w14:paraId="08977AD3" w14:textId="77777777" w:rsidR="007F7597" w:rsidRDefault="007F7597" w:rsidP="00C86ED5"/>
          <w:p w14:paraId="364FAD7F" w14:textId="77777777" w:rsidR="007F7597" w:rsidRDefault="007F7597" w:rsidP="00C86ED5">
            <w:r>
              <w:t xml:space="preserve">Electronic Frontier Federation, </w:t>
            </w:r>
            <w:hyperlink r:id="rId169">
              <w:r w:rsidRPr="00EF747E">
                <w:rPr>
                  <w:rStyle w:val="Hyperlink"/>
                  <w:i/>
                  <w:iCs/>
                </w:rPr>
                <w:t>Gotta Catch ’Em All: Understanding How IMSI-Catchers Exploit Cell Networks</w:t>
              </w:r>
            </w:hyperlink>
            <w:r>
              <w:t xml:space="preserve"> (June 2019)</w:t>
            </w:r>
          </w:p>
          <w:p w14:paraId="29BFA77F" w14:textId="77777777" w:rsidR="007F7597" w:rsidRDefault="007F7597" w:rsidP="00C86ED5"/>
          <w:p w14:paraId="38897C1E" w14:textId="77777777" w:rsidR="007F7597" w:rsidRDefault="007F7597" w:rsidP="00C86ED5">
            <w:r>
              <w:t xml:space="preserve">Brennan Center, </w:t>
            </w:r>
            <w:hyperlink r:id="rId170" w:history="1">
              <w:r w:rsidRPr="00EF747E">
                <w:rPr>
                  <w:rStyle w:val="Hyperlink"/>
                  <w:i/>
                  <w:iCs/>
                </w:rPr>
                <w:t>Cellphones, Law Enforcement, and the Right to Privacy</w:t>
              </w:r>
            </w:hyperlink>
            <w:r>
              <w:t xml:space="preserve"> (December 2018)</w:t>
            </w:r>
          </w:p>
          <w:p w14:paraId="0D6B6198"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8BBDC3" w14:textId="77777777" w:rsidR="007F7597" w:rsidRDefault="007F7597" w:rsidP="00C86ED5">
            <w:r>
              <w:lastRenderedPageBreak/>
              <w:t xml:space="preserve">CBP PIA-080: </w:t>
            </w:r>
            <w:hyperlink r:id="rId171">
              <w:r w:rsidRPr="12A7DD5C">
                <w:rPr>
                  <w:rStyle w:val="Hyperlink"/>
                </w:rPr>
                <w:t>Commercial Telemetry Data Evaluation</w:t>
              </w:r>
            </w:hyperlink>
            <w:r>
              <w:t xml:space="preserve"> (August 2024)</w:t>
            </w:r>
          </w:p>
          <w:p w14:paraId="6AFBCEDC" w14:textId="77777777" w:rsidR="007F7597" w:rsidRDefault="007F7597" w:rsidP="00C86ED5"/>
          <w:p w14:paraId="593BB2D9" w14:textId="77777777" w:rsidR="007F7597" w:rsidRDefault="007F7597" w:rsidP="00C86ED5">
            <w:r>
              <w:t xml:space="preserve">HSI Policy Memo: </w:t>
            </w:r>
            <w:hyperlink r:id="rId172">
              <w:r w:rsidRPr="12A7DD5C">
                <w:rPr>
                  <w:rStyle w:val="Hyperlink"/>
                </w:rPr>
                <w:t>Use of Cell-Site Simulator Technology</w:t>
              </w:r>
            </w:hyperlink>
            <w:r>
              <w:t xml:space="preserve"> (September 2023)</w:t>
            </w:r>
          </w:p>
          <w:p w14:paraId="62492272" w14:textId="77777777" w:rsidR="007F7597" w:rsidRDefault="007F7597" w:rsidP="00C86ED5"/>
          <w:p w14:paraId="2ABB53AB" w14:textId="77777777" w:rsidR="007F7597" w:rsidRDefault="007F7597" w:rsidP="00C86ED5">
            <w:r>
              <w:t xml:space="preserve">ICE PIA-061: </w:t>
            </w:r>
            <w:hyperlink r:id="rId173">
              <w:r w:rsidRPr="12A7DD5C">
                <w:rPr>
                  <w:rStyle w:val="Hyperlink"/>
                </w:rPr>
                <w:t>Homeland Security Investigation</w:t>
              </w:r>
              <w:r>
                <w:rPr>
                  <w:rStyle w:val="Hyperlink"/>
                </w:rPr>
                <w:t xml:space="preserve"> </w:t>
              </w:r>
              <w:r w:rsidRPr="12A7DD5C">
                <w:rPr>
                  <w:rStyle w:val="Hyperlink"/>
                </w:rPr>
                <w:t>Surveillance Technologies</w:t>
              </w:r>
            </w:hyperlink>
            <w:r>
              <w:t xml:space="preserve"> (January 2022)</w:t>
            </w:r>
          </w:p>
          <w:p w14:paraId="6F85A24E" w14:textId="77777777" w:rsidR="007F7597" w:rsidRDefault="007F7597" w:rsidP="00C86ED5"/>
          <w:p w14:paraId="74B08CB5" w14:textId="06975D8B" w:rsidR="007F7597" w:rsidRDefault="007F7597" w:rsidP="00C86ED5">
            <w:r>
              <w:lastRenderedPageBreak/>
              <w:t xml:space="preserve">ICE </w:t>
            </w:r>
            <w:ins w:id="148" w:author="Gabriella Sanchez" w:date="2026-07-27T11:44:00Z" w16du:dateUtc="2026-07-27T15:44:00Z">
              <w:r w:rsidR="00D36B96">
                <w:t>l</w:t>
              </w:r>
            </w:ins>
            <w:del w:id="149" w:author="Gabriella Sanchez" w:date="2026-07-27T11:44:00Z" w16du:dateUtc="2026-07-27T15:44:00Z">
              <w:r w:rsidDel="00D36B96">
                <w:delText>L</w:delText>
              </w:r>
            </w:del>
            <w:r>
              <w:t xml:space="preserve">egal </w:t>
            </w:r>
            <w:ins w:id="150" w:author="Gabriella Sanchez" w:date="2026-07-27T11:44:00Z" w16du:dateUtc="2026-07-27T15:44:00Z">
              <w:r w:rsidR="00D36B96">
                <w:t>a</w:t>
              </w:r>
            </w:ins>
            <w:del w:id="151" w:author="Gabriella Sanchez" w:date="2026-07-27T11:44:00Z" w16du:dateUtc="2026-07-27T15:44:00Z">
              <w:r w:rsidDel="00D36B96">
                <w:delText>A</w:delText>
              </w:r>
            </w:del>
            <w:r>
              <w:t xml:space="preserve">nalysis: </w:t>
            </w:r>
            <w:hyperlink r:id="rId174">
              <w:r w:rsidRPr="12A7DD5C">
                <w:rPr>
                  <w:rStyle w:val="Hyperlink"/>
                </w:rPr>
                <w:t>Draft Legal Document Discussing ICE</w:t>
              </w:r>
              <w:r>
                <w:rPr>
                  <w:rStyle w:val="Hyperlink"/>
                </w:rPr>
                <w:t>’</w:t>
              </w:r>
              <w:r w:rsidRPr="12A7DD5C">
                <w:rPr>
                  <w:rStyle w:val="Hyperlink"/>
                </w:rPr>
                <w:t>s Use of Geolocation Data</w:t>
              </w:r>
            </w:hyperlink>
            <w:r>
              <w:t xml:space="preserve"> (2021)</w:t>
            </w:r>
          </w:p>
          <w:p w14:paraId="3412FE0E" w14:textId="77777777" w:rsidR="007F7597" w:rsidRDefault="007F7597" w:rsidP="00C86ED5"/>
          <w:p w14:paraId="57A93421" w14:textId="77777777" w:rsidR="007F7597" w:rsidRDefault="007F7597" w:rsidP="00C86ED5">
            <w:r>
              <w:t xml:space="preserve">DHS Policy Directive 047-02: </w:t>
            </w:r>
            <w:hyperlink r:id="rId175">
              <w:r w:rsidRPr="12A7DD5C">
                <w:rPr>
                  <w:rStyle w:val="Hyperlink"/>
                </w:rPr>
                <w:t>Department Policy Regarding the Use of Cell-Site Simulator Technology</w:t>
              </w:r>
            </w:hyperlink>
            <w:r>
              <w:t xml:space="preserve"> (October 2015)</w:t>
            </w:r>
          </w:p>
          <w:p w14:paraId="1141B60D" w14:textId="77777777" w:rsidR="007F7597" w:rsidRDefault="007F7597" w:rsidP="00C86ED5"/>
          <w:p w14:paraId="20F1BEF5" w14:textId="77777777" w:rsidR="007F7597" w:rsidRDefault="007F7597" w:rsidP="00C86ED5">
            <w:r>
              <w:t xml:space="preserve">I&amp;A Policy Instruction IA-1002: </w:t>
            </w:r>
            <w:hyperlink r:id="rId176">
              <w:r w:rsidRPr="12A7DD5C">
                <w:rPr>
                  <w:rStyle w:val="Hyperlink"/>
                </w:rPr>
                <w:t>Safeguarding Personal Information Collected from Signals Intelligence Activities</w:t>
              </w:r>
            </w:hyperlink>
            <w:r>
              <w:t xml:space="preserve"> (January 2015)</w:t>
            </w:r>
          </w:p>
        </w:tc>
      </w:tr>
      <w:tr w:rsidR="007F7597" w14:paraId="4DC5E924"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4D4B91" w14:textId="5D6FEBD2" w:rsidR="007F7597" w:rsidRDefault="007F7597" w:rsidP="00C86ED5">
            <w:r w:rsidRPr="00BC053B">
              <w:rPr>
                <w:b/>
                <w:bCs/>
              </w:rPr>
              <w:lastRenderedPageBreak/>
              <w:t>License plate readers (LPR) and LPR data</w:t>
            </w:r>
            <w:r w:rsidRPr="000B71AC">
              <w:rPr>
                <w:b/>
                <w:bCs/>
              </w:rPr>
              <w:t>.</w:t>
            </w:r>
            <w:r>
              <w:t xml:space="preserve"> Mounted at fixed locations or installed on vehicles, LPRs record the license plate and location of passing vehicles, enabling DHS to determine both a vehicle’s precise location and its location over time. DHS operates its own LPRs and </w:t>
            </w:r>
            <w:del w:id="152" w:author="Gabriella Sanchez" w:date="2026-07-27T11:45:00Z" w16du:dateUtc="2026-07-27T15:45:00Z">
              <w:r w:rsidDel="0033289A">
                <w:delText xml:space="preserve">also </w:delText>
              </w:r>
            </w:del>
            <w:r>
              <w:t>obtains data from commercial and other government-</w:t>
            </w:r>
            <w:r>
              <w:lastRenderedPageBreak/>
              <w:t xml:space="preserve">operated LPR systems. </w:t>
            </w:r>
            <w:commentRangeStart w:id="153"/>
            <w:commentRangeStart w:id="154"/>
            <w:r>
              <w:t xml:space="preserve">Agents can use these capabilities to track </w:t>
            </w:r>
            <w:hyperlink r:id="rId177" w:history="1">
              <w:r w:rsidRPr="00281CC8">
                <w:rPr>
                  <w:rStyle w:val="Hyperlink"/>
                </w:rPr>
                <w:t>criminal suspects</w:t>
              </w:r>
            </w:hyperlink>
            <w:r>
              <w:t xml:space="preserve">, </w:t>
            </w:r>
            <w:hyperlink r:id="rId178" w:history="1">
              <w:r w:rsidRPr="00281CC8">
                <w:rPr>
                  <w:rStyle w:val="Hyperlink"/>
                </w:rPr>
                <w:t>immigrants</w:t>
              </w:r>
            </w:hyperlink>
            <w:r>
              <w:t xml:space="preserve">, or </w:t>
            </w:r>
            <w:hyperlink r:id="rId179" w:history="1">
              <w:r w:rsidRPr="006E7C38">
                <w:rPr>
                  <w:rStyle w:val="Hyperlink"/>
                </w:rPr>
                <w:t>protesters</w:t>
              </w:r>
            </w:hyperlink>
            <w:r>
              <w:t>.</w:t>
            </w:r>
            <w:r>
              <w:rPr>
                <w:rStyle w:val="FootnoteReference"/>
              </w:rPr>
              <w:footnoteReference w:id="9"/>
            </w:r>
            <w:commentRangeEnd w:id="153"/>
            <w:r w:rsidR="005C462E">
              <w:rPr>
                <w:rStyle w:val="CommentReference"/>
                <w:sz w:val="24"/>
                <w:szCs w:val="24"/>
              </w:rPr>
              <w:commentReference w:id="153"/>
            </w:r>
            <w:commentRangeEnd w:id="154"/>
            <w:r w:rsidR="00FD2C8C">
              <w:rPr>
                <w:rStyle w:val="CommentReference"/>
                <w:sz w:val="24"/>
                <w:szCs w:val="24"/>
              </w:rPr>
              <w:commentReference w:id="154"/>
            </w:r>
          </w:p>
          <w:p w14:paraId="0F58FA7B" w14:textId="77777777" w:rsidR="007F7597" w:rsidRDefault="007F7597" w:rsidP="00C86ED5">
            <w:r>
              <w:t xml:space="preserve">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8DFD73" w14:textId="77777777" w:rsidR="007F7597" w:rsidRDefault="007F7597" w:rsidP="00C86ED5">
            <w:r w:rsidRPr="58507186">
              <w:lastRenderedPageBreak/>
              <w:t xml:space="preserve">Total: </w:t>
            </w:r>
            <w:r>
              <w:t>A</w:t>
            </w:r>
            <w:r w:rsidRPr="58507186">
              <w:t>t least $1.5 million</w:t>
            </w:r>
          </w:p>
          <w:p w14:paraId="59410A87" w14:textId="77777777" w:rsidR="007F7597" w:rsidRDefault="007F7597" w:rsidP="00C86ED5"/>
          <w:p w14:paraId="2F3DD082" w14:textId="77777777" w:rsidR="007F7597" w:rsidRDefault="007F7597" w:rsidP="00C86ED5">
            <w:r w:rsidRPr="58507186">
              <w:t>Thomson Reuters</w:t>
            </w:r>
            <w:r>
              <w:t xml:space="preserve"> (ICE)</w:t>
            </w:r>
            <w:r w:rsidRPr="58507186">
              <w:t>:</w:t>
            </w:r>
          </w:p>
          <w:p w14:paraId="7174E18B" w14:textId="77777777" w:rsidR="007F7597" w:rsidRDefault="007F7597" w:rsidP="007F7597">
            <w:pPr>
              <w:pStyle w:val="ListParagraph"/>
              <w:numPr>
                <w:ilvl w:val="0"/>
                <w:numId w:val="8"/>
              </w:numPr>
              <w:spacing w:line="240" w:lineRule="auto"/>
              <w:ind w:left="360" w:hanging="216"/>
            </w:pPr>
            <w:r w:rsidRPr="58507186">
              <w:t>2021: $579,000</w:t>
            </w:r>
          </w:p>
          <w:p w14:paraId="2BFD74ED" w14:textId="77777777" w:rsidR="007F7597" w:rsidRDefault="007F7597" w:rsidP="00C86ED5"/>
          <w:p w14:paraId="357B8370" w14:textId="77777777" w:rsidR="007F7597" w:rsidRDefault="007F7597" w:rsidP="00C86ED5">
            <w:r>
              <w:t>Thundercat Technology</w:t>
            </w:r>
            <w:r w:rsidRPr="6604E1D9">
              <w:rPr>
                <w:rStyle w:val="FootnoteReference"/>
              </w:rPr>
              <w:footnoteReference w:id="10"/>
            </w:r>
            <w:r>
              <w:t xml:space="preserve"> (CBP):</w:t>
            </w:r>
          </w:p>
          <w:p w14:paraId="5E6E2345" w14:textId="77777777" w:rsidR="007F7597" w:rsidRDefault="007F7597" w:rsidP="007F7597">
            <w:pPr>
              <w:pStyle w:val="ListParagraph"/>
              <w:numPr>
                <w:ilvl w:val="0"/>
                <w:numId w:val="8"/>
              </w:numPr>
              <w:spacing w:line="240" w:lineRule="auto"/>
              <w:ind w:left="360" w:hanging="216"/>
            </w:pPr>
            <w:r w:rsidRPr="58507186">
              <w:t>2021: $425,000</w:t>
            </w:r>
          </w:p>
          <w:p w14:paraId="424C0820" w14:textId="77777777" w:rsidR="007F7597" w:rsidRDefault="007F7597" w:rsidP="00C86ED5"/>
          <w:p w14:paraId="79E08957" w14:textId="77777777" w:rsidR="007F7597" w:rsidRDefault="007F7597" w:rsidP="00C86ED5">
            <w:r w:rsidRPr="58507186">
              <w:t>Widepoint Integrated Solutions</w:t>
            </w:r>
            <w:r>
              <w:t xml:space="preserve"> (CBP)</w:t>
            </w:r>
            <w:r w:rsidRPr="58507186">
              <w:t>: $253,000</w:t>
            </w:r>
          </w:p>
          <w:p w14:paraId="3601C704" w14:textId="77777777" w:rsidR="007F7597" w:rsidRDefault="007F7597" w:rsidP="007F7597">
            <w:pPr>
              <w:pStyle w:val="ListParagraph"/>
              <w:numPr>
                <w:ilvl w:val="0"/>
                <w:numId w:val="8"/>
              </w:numPr>
              <w:spacing w:line="240" w:lineRule="auto"/>
              <w:ind w:left="360" w:hanging="216"/>
            </w:pPr>
            <w:r w:rsidRPr="58507186">
              <w:t>2025: -$209,000</w:t>
            </w:r>
          </w:p>
          <w:p w14:paraId="7D3CBA64" w14:textId="77777777" w:rsidR="007F7597" w:rsidRDefault="007F7597" w:rsidP="007F7597">
            <w:pPr>
              <w:pStyle w:val="ListParagraph"/>
              <w:numPr>
                <w:ilvl w:val="0"/>
                <w:numId w:val="8"/>
              </w:numPr>
              <w:spacing w:line="240" w:lineRule="auto"/>
              <w:ind w:left="360" w:hanging="216"/>
            </w:pPr>
            <w:r w:rsidRPr="58507186">
              <w:t>2024: $462,000</w:t>
            </w:r>
          </w:p>
          <w:p w14:paraId="1DC79BA5" w14:textId="77777777" w:rsidR="007F7597" w:rsidRDefault="007F7597" w:rsidP="00C86ED5"/>
          <w:p w14:paraId="0DAAD299" w14:textId="77777777" w:rsidR="007F7597" w:rsidRDefault="007F7597" w:rsidP="00C86ED5">
            <w:r w:rsidRPr="58507186">
              <w:t>Vetted Security Solutions</w:t>
            </w:r>
            <w:r>
              <w:t xml:space="preserve"> (ICE, CBP)</w:t>
            </w:r>
            <w:r w:rsidRPr="58507186">
              <w:t>: $99,000</w:t>
            </w:r>
          </w:p>
          <w:p w14:paraId="6D5E0043" w14:textId="77777777" w:rsidR="007F7597" w:rsidRDefault="007F7597" w:rsidP="007F7597">
            <w:pPr>
              <w:pStyle w:val="ListParagraph"/>
              <w:numPr>
                <w:ilvl w:val="0"/>
                <w:numId w:val="8"/>
              </w:numPr>
              <w:spacing w:line="240" w:lineRule="auto"/>
              <w:ind w:left="360" w:hanging="216"/>
            </w:pPr>
            <w:r w:rsidRPr="58507186">
              <w:t>2025: $25,000</w:t>
            </w:r>
          </w:p>
          <w:p w14:paraId="4A3CEB86" w14:textId="77777777" w:rsidR="007F7597" w:rsidRDefault="007F7597" w:rsidP="007F7597">
            <w:pPr>
              <w:pStyle w:val="ListParagraph"/>
              <w:numPr>
                <w:ilvl w:val="0"/>
                <w:numId w:val="8"/>
              </w:numPr>
              <w:spacing w:line="240" w:lineRule="auto"/>
              <w:ind w:left="360" w:hanging="216"/>
            </w:pPr>
            <w:r w:rsidRPr="58507186">
              <w:lastRenderedPageBreak/>
              <w:t>2024: $40,000</w:t>
            </w:r>
          </w:p>
          <w:p w14:paraId="1E243DC9" w14:textId="77777777" w:rsidR="007F7597" w:rsidRDefault="007F7597" w:rsidP="007F7597">
            <w:pPr>
              <w:pStyle w:val="ListParagraph"/>
              <w:numPr>
                <w:ilvl w:val="0"/>
                <w:numId w:val="8"/>
              </w:numPr>
              <w:spacing w:line="240" w:lineRule="auto"/>
              <w:ind w:left="360" w:hanging="216"/>
            </w:pPr>
            <w:r w:rsidRPr="58507186">
              <w:t>2023: $34,000</w:t>
            </w:r>
          </w:p>
          <w:p w14:paraId="6F631425" w14:textId="77777777" w:rsidR="007F7597" w:rsidRDefault="007F7597" w:rsidP="00C86ED5"/>
          <w:p w14:paraId="4708BE43" w14:textId="77777777" w:rsidR="007F7597" w:rsidRDefault="007F7597" w:rsidP="00C86ED5">
            <w:r w:rsidRPr="58507186">
              <w:t>Motorola</w:t>
            </w:r>
            <w:r>
              <w:t xml:space="preserve"> (ICE)</w:t>
            </w:r>
            <w:r w:rsidRPr="58507186">
              <w:t xml:space="preserve">: </w:t>
            </w:r>
          </w:p>
          <w:p w14:paraId="3577DCB1" w14:textId="77777777" w:rsidR="007F7597" w:rsidRDefault="007F7597" w:rsidP="007F7597">
            <w:pPr>
              <w:pStyle w:val="ListParagraph"/>
              <w:numPr>
                <w:ilvl w:val="0"/>
                <w:numId w:val="8"/>
              </w:numPr>
              <w:spacing w:line="240" w:lineRule="auto"/>
              <w:ind w:left="360" w:hanging="216"/>
            </w:pPr>
            <w:r w:rsidRPr="58507186">
              <w:t>2025: $95,000</w:t>
            </w:r>
          </w:p>
          <w:p w14:paraId="525A4FA9" w14:textId="77777777" w:rsidR="007F7597" w:rsidRDefault="007F7597" w:rsidP="00C86ED5"/>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AEECAB" w14:textId="77777777" w:rsidR="007F7597" w:rsidRDefault="007F7597" w:rsidP="00C86ED5">
            <w:r>
              <w:lastRenderedPageBreak/>
              <w:t>Associated Press, “</w:t>
            </w:r>
            <w:hyperlink r:id="rId180">
              <w:r w:rsidRPr="6604E1D9">
                <w:rPr>
                  <w:rStyle w:val="Hyperlink"/>
                </w:rPr>
                <w:t xml:space="preserve">Border Patrol </w:t>
              </w:r>
              <w:r>
                <w:rPr>
                  <w:rStyle w:val="Hyperlink"/>
                </w:rPr>
                <w:t>I</w:t>
              </w:r>
              <w:r w:rsidRPr="6604E1D9">
                <w:rPr>
                  <w:rStyle w:val="Hyperlink"/>
                </w:rPr>
                <w:t xml:space="preserve">s </w:t>
              </w:r>
              <w:r>
                <w:rPr>
                  <w:rStyle w:val="Hyperlink"/>
                </w:rPr>
                <w:t>M</w:t>
              </w:r>
              <w:r w:rsidRPr="6604E1D9">
                <w:rPr>
                  <w:rStyle w:val="Hyperlink"/>
                </w:rPr>
                <w:t>onitoring U</w:t>
              </w:r>
              <w:r>
                <w:rPr>
                  <w:rStyle w:val="Hyperlink"/>
                </w:rPr>
                <w:t>.</w:t>
              </w:r>
              <w:r w:rsidRPr="6604E1D9">
                <w:rPr>
                  <w:rStyle w:val="Hyperlink"/>
                </w:rPr>
                <w:t>S</w:t>
              </w:r>
              <w:r>
                <w:rPr>
                  <w:rStyle w:val="Hyperlink"/>
                </w:rPr>
                <w:t>.</w:t>
              </w:r>
              <w:r w:rsidRPr="6604E1D9">
                <w:rPr>
                  <w:rStyle w:val="Hyperlink"/>
                </w:rPr>
                <w:t xml:space="preserve"> </w:t>
              </w:r>
              <w:r>
                <w:rPr>
                  <w:rStyle w:val="Hyperlink"/>
                </w:rPr>
                <w:t>D</w:t>
              </w:r>
              <w:r w:rsidRPr="6604E1D9">
                <w:rPr>
                  <w:rStyle w:val="Hyperlink"/>
                </w:rPr>
                <w:t xml:space="preserve">rivers and </w:t>
              </w:r>
              <w:r>
                <w:rPr>
                  <w:rStyle w:val="Hyperlink"/>
                </w:rPr>
                <w:t>D</w:t>
              </w:r>
              <w:r w:rsidRPr="6604E1D9">
                <w:rPr>
                  <w:rStyle w:val="Hyperlink"/>
                </w:rPr>
                <w:t xml:space="preserve">etaining </w:t>
              </w:r>
              <w:r>
                <w:rPr>
                  <w:rStyle w:val="Hyperlink"/>
                </w:rPr>
                <w:t>T</w:t>
              </w:r>
              <w:r w:rsidRPr="6604E1D9">
                <w:rPr>
                  <w:rStyle w:val="Hyperlink"/>
                </w:rPr>
                <w:t>hose with ‘</w:t>
              </w:r>
              <w:r>
                <w:rPr>
                  <w:rStyle w:val="Hyperlink"/>
                </w:rPr>
                <w:t>S</w:t>
              </w:r>
              <w:r w:rsidRPr="6604E1D9">
                <w:rPr>
                  <w:rStyle w:val="Hyperlink"/>
                </w:rPr>
                <w:t xml:space="preserve">uspicious’ </w:t>
              </w:r>
              <w:r>
                <w:rPr>
                  <w:rStyle w:val="Hyperlink"/>
                </w:rPr>
                <w:t>T</w:t>
              </w:r>
              <w:r w:rsidRPr="6604E1D9">
                <w:rPr>
                  <w:rStyle w:val="Hyperlink"/>
                </w:rPr>
                <w:t xml:space="preserve">ravel </w:t>
              </w:r>
              <w:r>
                <w:rPr>
                  <w:rStyle w:val="Hyperlink"/>
                </w:rPr>
                <w:t>P</w:t>
              </w:r>
              <w:r w:rsidRPr="6604E1D9">
                <w:rPr>
                  <w:rStyle w:val="Hyperlink"/>
                </w:rPr>
                <w:t>atterns</w:t>
              </w:r>
            </w:hyperlink>
            <w:r>
              <w:t>” (November 2025)</w:t>
            </w:r>
          </w:p>
          <w:p w14:paraId="6ABA5A00" w14:textId="77777777" w:rsidR="007F7597" w:rsidRDefault="007F7597" w:rsidP="00C86ED5"/>
          <w:p w14:paraId="0A1B91D6" w14:textId="77777777" w:rsidR="007F7597" w:rsidRDefault="007F7597" w:rsidP="00C86ED5">
            <w:r>
              <w:t xml:space="preserve">University of Washington Center for Human Rights, </w:t>
            </w:r>
            <w:hyperlink r:id="rId181">
              <w:r w:rsidRPr="000B71AC">
                <w:rPr>
                  <w:rStyle w:val="Hyperlink"/>
                  <w:i/>
                  <w:iCs/>
                </w:rPr>
                <w:t>Leaving the Door Wide Open: Flock Surveillance Systems Expose Washington Data to Immigration Enforcement</w:t>
              </w:r>
            </w:hyperlink>
            <w:r>
              <w:t xml:space="preserve"> (October 2025)</w:t>
            </w:r>
          </w:p>
          <w:p w14:paraId="5EB67E6E" w14:textId="77777777" w:rsidR="007F7597" w:rsidRDefault="007F7597" w:rsidP="00C86ED5"/>
          <w:p w14:paraId="1A1D2AF0" w14:textId="77777777" w:rsidR="007F7597" w:rsidRDefault="007F7597" w:rsidP="00C86ED5">
            <w:r>
              <w:t xml:space="preserve">Brennan Center, </w:t>
            </w:r>
            <w:hyperlink r:id="rId182">
              <w:r w:rsidRPr="000B71AC">
                <w:rPr>
                  <w:rStyle w:val="Hyperlink"/>
                  <w:i/>
                  <w:iCs/>
                </w:rPr>
                <w:t>Automatic License Plate Readers: Legal Status and Policy Recommendations for Law Enforcement Use</w:t>
              </w:r>
            </w:hyperlink>
            <w:r>
              <w:t xml:space="preserve"> (September 2020)</w:t>
            </w:r>
          </w:p>
          <w:p w14:paraId="6C04FF05"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B847BF" w14:textId="77777777" w:rsidR="007F7597" w:rsidRDefault="007F7597" w:rsidP="00C86ED5">
            <w:r>
              <w:t xml:space="preserve">DHS AI Use Case Inventory (January 2026): </w:t>
            </w:r>
          </w:p>
          <w:p w14:paraId="36A537A4" w14:textId="77777777" w:rsidR="007F7597" w:rsidRDefault="007F7597" w:rsidP="007F7597">
            <w:pPr>
              <w:pStyle w:val="ListParagraph"/>
              <w:numPr>
                <w:ilvl w:val="0"/>
                <w:numId w:val="18"/>
              </w:numPr>
              <w:spacing w:line="240" w:lineRule="auto"/>
              <w:ind w:left="360" w:hanging="216"/>
            </w:pPr>
            <w:hyperlink r:id="rId183">
              <w:r w:rsidRPr="6604E1D9">
                <w:rPr>
                  <w:rStyle w:val="Hyperlink"/>
                </w:rPr>
                <w:t>USSS License Plate Reader</w:t>
              </w:r>
            </w:hyperlink>
            <w:r>
              <w:t xml:space="preserve"> (DHS-2626) </w:t>
            </w:r>
          </w:p>
          <w:p w14:paraId="7B544C77" w14:textId="77777777" w:rsidR="007F7597" w:rsidRDefault="007F7597" w:rsidP="007F7597">
            <w:pPr>
              <w:pStyle w:val="ListParagraph"/>
              <w:numPr>
                <w:ilvl w:val="0"/>
                <w:numId w:val="18"/>
              </w:numPr>
              <w:spacing w:line="240" w:lineRule="auto"/>
              <w:ind w:left="360" w:hanging="216"/>
            </w:pPr>
            <w:hyperlink r:id="rId184">
              <w:r w:rsidRPr="6604E1D9">
                <w:rPr>
                  <w:rStyle w:val="Hyperlink"/>
                </w:rPr>
                <w:t>ICE License Plate Capture and Analysis</w:t>
              </w:r>
            </w:hyperlink>
            <w:r>
              <w:t xml:space="preserve"> (DHS-2666)</w:t>
            </w:r>
          </w:p>
          <w:p w14:paraId="6C0672C7" w14:textId="77777777" w:rsidR="007F7597" w:rsidRDefault="007F7597" w:rsidP="00C86ED5"/>
          <w:p w14:paraId="4E6E3EBE" w14:textId="77777777" w:rsidR="007F7597" w:rsidRDefault="007F7597" w:rsidP="00C86ED5">
            <w:r>
              <w:t xml:space="preserve">ICE PIA-061: </w:t>
            </w:r>
            <w:hyperlink r:id="rId185">
              <w:r w:rsidRPr="6604E1D9">
                <w:rPr>
                  <w:rStyle w:val="Hyperlink"/>
                </w:rPr>
                <w:t>Homeland Security Investigation Surveillance Technologies</w:t>
              </w:r>
            </w:hyperlink>
            <w:r>
              <w:t xml:space="preserve"> (January 2022)</w:t>
            </w:r>
          </w:p>
          <w:p w14:paraId="7669E200" w14:textId="77777777" w:rsidR="007F7597" w:rsidRDefault="007F7597" w:rsidP="00C86ED5"/>
          <w:p w14:paraId="5710182E" w14:textId="77777777" w:rsidR="007F7597" w:rsidRDefault="007F7597" w:rsidP="00C86ED5">
            <w:r w:rsidRPr="00450994">
              <w:t>ICE</w:t>
            </w:r>
            <w:r>
              <w:t xml:space="preserve"> </w:t>
            </w:r>
            <w:r w:rsidRPr="00450994">
              <w:t>PIA-039</w:t>
            </w:r>
            <w:r>
              <w:t xml:space="preserve">: </w:t>
            </w:r>
            <w:hyperlink r:id="rId186">
              <w:r w:rsidRPr="007C818E">
                <w:rPr>
                  <w:rStyle w:val="Hyperlink"/>
                </w:rPr>
                <w:t>Acquisition and Use of License Plate Reader Data from a Commercial Service</w:t>
              </w:r>
            </w:hyperlink>
            <w:r>
              <w:t xml:space="preserve"> (May 2021)</w:t>
            </w:r>
          </w:p>
          <w:p w14:paraId="1F7C720E" w14:textId="77777777" w:rsidR="007F7597" w:rsidRDefault="007F7597" w:rsidP="00C86ED5"/>
          <w:p w14:paraId="043058A8" w14:textId="77777777" w:rsidR="007F7597" w:rsidRDefault="007F7597" w:rsidP="00C86ED5">
            <w:r w:rsidRPr="00E04311">
              <w:t>CBP</w:t>
            </w:r>
            <w:r>
              <w:t xml:space="preserve"> </w:t>
            </w:r>
            <w:r w:rsidRPr="00E04311">
              <w:t>PIA-049</w:t>
            </w:r>
            <w:r>
              <w:t xml:space="preserve">: </w:t>
            </w:r>
            <w:hyperlink r:id="rId187">
              <w:r>
                <w:rPr>
                  <w:rStyle w:val="Hyperlink"/>
                </w:rPr>
                <w:t>CBP L</w:t>
              </w:r>
              <w:r w:rsidRPr="007C818E">
                <w:rPr>
                  <w:rStyle w:val="Hyperlink"/>
                </w:rPr>
                <w:t>icense Plate Reader Technology</w:t>
              </w:r>
            </w:hyperlink>
            <w:r>
              <w:t xml:space="preserve"> (July 2020)</w:t>
            </w:r>
          </w:p>
        </w:tc>
      </w:tr>
      <w:tr w:rsidR="007F7597" w14:paraId="429E294B"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8DE830" w14:textId="77777777" w:rsidR="007F7597" w:rsidRDefault="007F7597" w:rsidP="00C86ED5">
            <w:r w:rsidRPr="6604E1D9">
              <w:rPr>
                <w:b/>
                <w:bCs/>
              </w:rPr>
              <w:lastRenderedPageBreak/>
              <w:t>Other vehicle tracking</w:t>
            </w:r>
            <w:r w:rsidRPr="000B71AC">
              <w:rPr>
                <w:b/>
                <w:bCs/>
              </w:rPr>
              <w:t>.</w:t>
            </w:r>
            <w:r>
              <w:t xml:space="preserve"> By attaching GPS monitors or using digital forensics to extract information from on-board computers, DHS can access detailed information about where cars have been.</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1158AC" w14:textId="77777777" w:rsidR="007F7597" w:rsidRDefault="007F7597" w:rsidP="00C86ED5">
            <w:r w:rsidRPr="58507186">
              <w:t xml:space="preserve">Total: </w:t>
            </w:r>
            <w:r>
              <w:t>A</w:t>
            </w:r>
            <w:r w:rsidRPr="58507186">
              <w:t>t least $1.3 million</w:t>
            </w:r>
          </w:p>
          <w:p w14:paraId="53839327" w14:textId="77777777" w:rsidR="007F7597" w:rsidRDefault="007F7597" w:rsidP="00C86ED5"/>
          <w:p w14:paraId="79B122BF" w14:textId="77777777" w:rsidR="007F7597" w:rsidRDefault="007F7597" w:rsidP="00C86ED5">
            <w:r w:rsidRPr="58507186">
              <w:t>Berla</w:t>
            </w:r>
            <w:r>
              <w:t xml:space="preserve"> (CBP)</w:t>
            </w:r>
            <w:r w:rsidRPr="58507186">
              <w:t>: $1 million</w:t>
            </w:r>
          </w:p>
          <w:p w14:paraId="1B8EE297" w14:textId="77777777" w:rsidR="007F7597" w:rsidRDefault="007F7597" w:rsidP="007F7597">
            <w:pPr>
              <w:pStyle w:val="ListParagraph"/>
              <w:numPr>
                <w:ilvl w:val="0"/>
                <w:numId w:val="8"/>
              </w:numPr>
              <w:spacing w:line="240" w:lineRule="auto"/>
              <w:ind w:left="360" w:hanging="216"/>
            </w:pPr>
            <w:r w:rsidRPr="58507186">
              <w:t>2025: $210,000</w:t>
            </w:r>
          </w:p>
          <w:p w14:paraId="53976F3B" w14:textId="77777777" w:rsidR="007F7597" w:rsidRDefault="007F7597" w:rsidP="007F7597">
            <w:pPr>
              <w:pStyle w:val="ListParagraph"/>
              <w:numPr>
                <w:ilvl w:val="0"/>
                <w:numId w:val="8"/>
              </w:numPr>
              <w:spacing w:line="240" w:lineRule="auto"/>
              <w:ind w:left="360" w:hanging="216"/>
            </w:pPr>
            <w:r w:rsidRPr="58507186">
              <w:t>2024: $148,000</w:t>
            </w:r>
          </w:p>
          <w:p w14:paraId="739302FF" w14:textId="77777777" w:rsidR="007F7597" w:rsidRDefault="007F7597" w:rsidP="007F7597">
            <w:pPr>
              <w:pStyle w:val="ListParagraph"/>
              <w:numPr>
                <w:ilvl w:val="0"/>
                <w:numId w:val="8"/>
              </w:numPr>
              <w:spacing w:line="240" w:lineRule="auto"/>
              <w:ind w:left="360" w:hanging="216"/>
            </w:pPr>
            <w:r w:rsidRPr="58507186">
              <w:t>2023: $258,000</w:t>
            </w:r>
          </w:p>
          <w:p w14:paraId="69E6E54C" w14:textId="77777777" w:rsidR="007F7597" w:rsidRDefault="007F7597" w:rsidP="007F7597">
            <w:pPr>
              <w:pStyle w:val="ListParagraph"/>
              <w:numPr>
                <w:ilvl w:val="0"/>
                <w:numId w:val="8"/>
              </w:numPr>
              <w:spacing w:line="240" w:lineRule="auto"/>
              <w:ind w:left="360" w:hanging="216"/>
            </w:pPr>
            <w:r w:rsidRPr="58507186">
              <w:t>2022: $425,000</w:t>
            </w:r>
          </w:p>
          <w:p w14:paraId="59F78DC4" w14:textId="77777777" w:rsidR="007F7597" w:rsidRDefault="007F7597" w:rsidP="00C86ED5"/>
          <w:p w14:paraId="09068D65" w14:textId="77777777" w:rsidR="007F7597" w:rsidRDefault="007F7597" w:rsidP="00C86ED5">
            <w:r w:rsidRPr="58507186">
              <w:t>Starchase</w:t>
            </w:r>
            <w:r>
              <w:t xml:space="preserve"> (CBP):</w:t>
            </w:r>
          </w:p>
          <w:p w14:paraId="5B6B1276" w14:textId="77777777" w:rsidR="007F7597" w:rsidRDefault="007F7597" w:rsidP="007F7597">
            <w:pPr>
              <w:pStyle w:val="ListParagraph"/>
              <w:numPr>
                <w:ilvl w:val="0"/>
                <w:numId w:val="8"/>
              </w:numPr>
              <w:spacing w:line="240" w:lineRule="auto"/>
              <w:ind w:left="360" w:hanging="216"/>
            </w:pPr>
            <w:r w:rsidRPr="58507186">
              <w:t>2022: $250,000</w:t>
            </w:r>
          </w:p>
          <w:p w14:paraId="35B0309B" w14:textId="77777777" w:rsidR="007F7597" w:rsidRDefault="007F7597" w:rsidP="00C86ED5"/>
        </w:tc>
        <w:tc>
          <w:tcPr>
            <w:tcW w:w="2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4567D3" w14:textId="77777777" w:rsidR="007F7597" w:rsidRDefault="007F7597" w:rsidP="00C86ED5">
            <w:r w:rsidRPr="000B71AC">
              <w:rPr>
                <w:i/>
                <w:iCs/>
              </w:rPr>
              <w:t>The Intercept</w:t>
            </w:r>
            <w:r>
              <w:t>, “</w:t>
            </w:r>
            <w:hyperlink r:id="rId188">
              <w:r w:rsidRPr="6604E1D9">
                <w:rPr>
                  <w:rStyle w:val="Hyperlink"/>
                </w:rPr>
                <w:t xml:space="preserve">Your Car </w:t>
              </w:r>
              <w:r>
                <w:rPr>
                  <w:rStyle w:val="Hyperlink"/>
                </w:rPr>
                <w:t>I</w:t>
              </w:r>
              <w:r w:rsidRPr="6604E1D9">
                <w:rPr>
                  <w:rStyle w:val="Hyperlink"/>
                </w:rPr>
                <w:t xml:space="preserve">s Spying </w:t>
              </w:r>
              <w:r>
                <w:rPr>
                  <w:rStyle w:val="Hyperlink"/>
                </w:rPr>
                <w:t>o</w:t>
              </w:r>
              <w:r w:rsidRPr="6604E1D9">
                <w:rPr>
                  <w:rStyle w:val="Hyperlink"/>
                </w:rPr>
                <w:t>n You, and a CBP Contract Shows the Risks</w:t>
              </w:r>
            </w:hyperlink>
            <w:r>
              <w:t>” (May 2021)</w:t>
            </w:r>
          </w:p>
          <w:p w14:paraId="58ACE85C" w14:textId="77777777" w:rsidR="007F7597" w:rsidRDefault="007F7597" w:rsidP="00C86ED5"/>
          <w:p w14:paraId="7C5B0209" w14:textId="77777777" w:rsidR="007F7597" w:rsidRDefault="007F7597" w:rsidP="00C86ED5"/>
          <w:p w14:paraId="4A6A13B2"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827A64" w14:textId="5EDDF7B7" w:rsidR="007F7597" w:rsidRDefault="007F7597" w:rsidP="00C86ED5">
            <w:r>
              <w:t xml:space="preserve">S&amp;T </w:t>
            </w:r>
            <w:ins w:id="161" w:author="Gabriella Sanchez" w:date="2026-07-27T11:46:00Z" w16du:dateUtc="2026-07-27T15:46:00Z">
              <w:r w:rsidR="000C2307">
                <w:t>f</w:t>
              </w:r>
            </w:ins>
            <w:del w:id="162" w:author="Gabriella Sanchez" w:date="2026-07-27T11:46:00Z" w16du:dateUtc="2026-07-27T15:46:00Z">
              <w:r w:rsidDel="000C2307">
                <w:delText>F</w:delText>
              </w:r>
            </w:del>
            <w:r>
              <w:t xml:space="preserve">act </w:t>
            </w:r>
            <w:ins w:id="163" w:author="Gabriella Sanchez" w:date="2026-07-27T11:46:00Z" w16du:dateUtc="2026-07-27T15:46:00Z">
              <w:r w:rsidR="000C2307">
                <w:t>s</w:t>
              </w:r>
            </w:ins>
            <w:del w:id="164" w:author="Gabriella Sanchez" w:date="2026-07-27T11:46:00Z" w16du:dateUtc="2026-07-27T15:46:00Z">
              <w:r w:rsidDel="000C2307">
                <w:delText>S</w:delText>
              </w:r>
            </w:del>
            <w:r>
              <w:t xml:space="preserve">heet: </w:t>
            </w:r>
            <w:hyperlink r:id="rId189">
              <w:r w:rsidRPr="6604E1D9">
                <w:rPr>
                  <w:rStyle w:val="Hyperlink"/>
                </w:rPr>
                <w:t>Project iVe</w:t>
              </w:r>
              <w:r>
                <w:rPr>
                  <w:rStyle w:val="Hyperlink"/>
                </w:rPr>
                <w:t xml:space="preserve"> </w:t>
              </w:r>
              <w:r w:rsidRPr="6604E1D9">
                <w:rPr>
                  <w:rStyle w:val="Hyperlink"/>
                </w:rPr>
                <w:t>—</w:t>
              </w:r>
              <w:r>
                <w:rPr>
                  <w:rStyle w:val="Hyperlink"/>
                </w:rPr>
                <w:t xml:space="preserve"> </w:t>
              </w:r>
              <w:r w:rsidRPr="6604E1D9">
                <w:rPr>
                  <w:rStyle w:val="Hyperlink"/>
                </w:rPr>
                <w:t>Vehicle Navigation/Infotainment System Forensics for Law Enforcement</w:t>
              </w:r>
            </w:hyperlink>
            <w:r>
              <w:t xml:space="preserve"> (April 2017)</w:t>
            </w:r>
          </w:p>
        </w:tc>
      </w:tr>
    </w:tbl>
    <w:p w14:paraId="48A2E95A" w14:textId="77777777" w:rsidR="007F7597" w:rsidRDefault="007F7597" w:rsidP="007F7597">
      <w:pPr>
        <w:spacing w:after="0"/>
        <w:rPr>
          <w:vertAlign w:val="superscript"/>
        </w:rPr>
      </w:pPr>
    </w:p>
    <w:p w14:paraId="2CDF09FF" w14:textId="77777777" w:rsidR="007F7597" w:rsidRDefault="007F7597" w:rsidP="007F7597">
      <w:pPr>
        <w:pStyle w:val="ListParagraph"/>
        <w:numPr>
          <w:ilvl w:val="0"/>
          <w:numId w:val="1"/>
        </w:numPr>
        <w:spacing w:after="0"/>
        <w:contextualSpacing w:val="0"/>
      </w:pPr>
      <w:r>
        <w:t>Tools to Access Phone Content</w:t>
      </w:r>
    </w:p>
    <w:tbl>
      <w:tblPr>
        <w:tblStyle w:val="TableGrid"/>
        <w:tblW w:w="9508" w:type="dxa"/>
        <w:tblLook w:val="06A0" w:firstRow="1" w:lastRow="0" w:firstColumn="1" w:lastColumn="0" w:noHBand="1" w:noVBand="1"/>
      </w:tblPr>
      <w:tblGrid>
        <w:gridCol w:w="1978"/>
        <w:gridCol w:w="2454"/>
        <w:gridCol w:w="2556"/>
        <w:gridCol w:w="2520"/>
      </w:tblGrid>
      <w:tr w:rsidR="007F7597" w14:paraId="7DB9DFC7"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8F4F7C" w14:textId="77777777" w:rsidR="007F7597" w:rsidRDefault="007F7597" w:rsidP="00C86ED5">
            <w:pPr>
              <w:rPr>
                <w:b/>
                <w:bCs/>
              </w:rPr>
            </w:pPr>
            <w:r>
              <w:rPr>
                <w:b/>
                <w:bCs/>
              </w:rPr>
              <w:t>Type of Phone Access Tool</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E90557" w14:textId="77777777" w:rsidR="007F7597" w:rsidRDefault="007F7597" w:rsidP="00C86ED5">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7EA469" w14:textId="77777777" w:rsidR="007F7597" w:rsidRDefault="007F7597" w:rsidP="00C86ED5">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7626C4" w14:textId="77777777" w:rsidR="007F7597" w:rsidRDefault="007F7597" w:rsidP="00C86ED5">
            <w:pPr>
              <w:rPr>
                <w:b/>
                <w:bCs/>
              </w:rPr>
            </w:pPr>
            <w:r>
              <w:rPr>
                <w:b/>
                <w:bCs/>
              </w:rPr>
              <w:t xml:space="preserve">DHS </w:t>
            </w:r>
            <w:r w:rsidRPr="6604E1D9">
              <w:rPr>
                <w:b/>
                <w:bCs/>
              </w:rPr>
              <w:t>Policies</w:t>
            </w:r>
            <w:r>
              <w:rPr>
                <w:b/>
                <w:bCs/>
              </w:rPr>
              <w:t xml:space="preserve"> and Other Resources</w:t>
            </w:r>
          </w:p>
        </w:tc>
      </w:tr>
      <w:tr w:rsidR="007F7597" w14:paraId="75742E03"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CAC66F" w14:textId="398154B4" w:rsidR="007F7597" w:rsidRDefault="007F7597" w:rsidP="00C86ED5">
            <w:r w:rsidRPr="6604E1D9">
              <w:rPr>
                <w:b/>
                <w:bCs/>
              </w:rPr>
              <w:lastRenderedPageBreak/>
              <w:t>Digital forensics</w:t>
            </w:r>
            <w:r w:rsidRPr="000B71AC">
              <w:rPr>
                <w:b/>
                <w:bCs/>
              </w:rPr>
              <w:t>.</w:t>
            </w:r>
            <w:r>
              <w:t xml:space="preserve"> Comprising both physical devices and software, these tools allow investigators to download and analyze the </w:t>
            </w:r>
            <w:hyperlink r:id="rId190" w:history="1">
              <w:r w:rsidR="00643EEC" w:rsidRPr="00EE5FF6">
                <w:rPr>
                  <w:rStyle w:val="Hyperlink"/>
                </w:rPr>
                <w:t xml:space="preserve">full </w:t>
              </w:r>
              <w:r w:rsidRPr="00EE5FF6">
                <w:rPr>
                  <w:rStyle w:val="Hyperlink"/>
                </w:rPr>
                <w:t>contents</w:t>
              </w:r>
            </w:hyperlink>
            <w:r>
              <w:t xml:space="preserve"> of locked devices</w:t>
            </w:r>
            <w:ins w:id="165" w:author="Rachel Levinson-Waldman" w:date="2026-07-16T09:54:00Z" w16du:dateUtc="2026-07-16T13:54:00Z">
              <w:del w:id="166" w:author="Gabriella Sanchez" w:date="2026-07-24T14:04:00Z" w16du:dateUtc="2026-07-24T18:04:00Z">
                <w:r w:rsidR="00EE5FF6" w:rsidDel="00CA1AEA">
                  <w:delText>.</w:delText>
                </w:r>
              </w:del>
            </w:ins>
            <w:commentRangeStart w:id="167"/>
            <w:commentRangeStart w:id="168"/>
            <w:commentRangeStart w:id="169"/>
            <w:r>
              <w:t>.</w:t>
            </w:r>
            <w:commentRangeEnd w:id="167"/>
            <w:r w:rsidR="00BE507B">
              <w:rPr>
                <w:rStyle w:val="CommentReference"/>
                <w:sz w:val="24"/>
                <w:szCs w:val="24"/>
              </w:rPr>
              <w:commentReference w:id="167"/>
            </w:r>
            <w:commentRangeEnd w:id="168"/>
            <w:r w:rsidR="00FD2C8C">
              <w:rPr>
                <w:rStyle w:val="CommentReference"/>
                <w:sz w:val="24"/>
                <w:szCs w:val="24"/>
              </w:rPr>
              <w:commentReference w:id="168"/>
            </w:r>
            <w:commentRangeEnd w:id="169"/>
            <w:r w:rsidR="00023D7B">
              <w:rPr>
                <w:rStyle w:val="CommentReference"/>
                <w:sz w:val="24"/>
                <w:szCs w:val="24"/>
              </w:rPr>
              <w:commentReference w:id="169"/>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2B74F4" w14:textId="77777777" w:rsidR="007F7597" w:rsidRDefault="007F7597" w:rsidP="00C86ED5">
            <w:r>
              <w:t>Total: At least $103.5 million</w:t>
            </w:r>
          </w:p>
          <w:p w14:paraId="32328C4F" w14:textId="77777777" w:rsidR="007F7597" w:rsidRDefault="007F7597" w:rsidP="00C86ED5"/>
          <w:p w14:paraId="583D7A1B" w14:textId="77777777" w:rsidR="007F7597" w:rsidRDefault="007F7597" w:rsidP="00C86ED5">
            <w:r w:rsidRPr="00BC053B">
              <w:t>Cellebrite</w:t>
            </w:r>
            <w:r>
              <w:t xml:space="preserve"> (ICE, CBP, USSS)</w:t>
            </w:r>
            <w:r w:rsidRPr="58507186">
              <w:t>: $5</w:t>
            </w:r>
            <w:r>
              <w:t>9</w:t>
            </w:r>
            <w:r w:rsidRPr="58507186">
              <w:t>.</w:t>
            </w:r>
            <w:r>
              <w:t>3</w:t>
            </w:r>
            <w:r w:rsidRPr="58507186">
              <w:t xml:space="preserve"> million</w:t>
            </w:r>
          </w:p>
          <w:p w14:paraId="49823B9E" w14:textId="77777777" w:rsidR="007F7597" w:rsidRDefault="007F7597" w:rsidP="007F7597">
            <w:pPr>
              <w:pStyle w:val="ListParagraph"/>
              <w:numPr>
                <w:ilvl w:val="0"/>
                <w:numId w:val="8"/>
              </w:numPr>
              <w:spacing w:line="240" w:lineRule="auto"/>
              <w:ind w:left="360" w:hanging="216"/>
            </w:pPr>
            <w:r w:rsidRPr="58507186">
              <w:t>2026: $</w:t>
            </w:r>
            <w:r>
              <w:t>4.3 million</w:t>
            </w:r>
          </w:p>
          <w:p w14:paraId="24360620" w14:textId="77777777" w:rsidR="007F7597" w:rsidRDefault="007F7597" w:rsidP="007F7597">
            <w:pPr>
              <w:pStyle w:val="ListParagraph"/>
              <w:numPr>
                <w:ilvl w:val="0"/>
                <w:numId w:val="8"/>
              </w:numPr>
              <w:spacing w:line="240" w:lineRule="auto"/>
              <w:ind w:left="360" w:hanging="216"/>
            </w:pPr>
            <w:r w:rsidRPr="58507186">
              <w:t>2025: $14.4 million</w:t>
            </w:r>
          </w:p>
          <w:p w14:paraId="4795B86A" w14:textId="77777777" w:rsidR="007F7597" w:rsidRDefault="007F7597" w:rsidP="007F7597">
            <w:pPr>
              <w:pStyle w:val="ListParagraph"/>
              <w:numPr>
                <w:ilvl w:val="0"/>
                <w:numId w:val="8"/>
              </w:numPr>
              <w:spacing w:line="240" w:lineRule="auto"/>
              <w:ind w:left="360" w:hanging="216"/>
            </w:pPr>
            <w:r w:rsidRPr="58507186">
              <w:t>2024: $15.2 million</w:t>
            </w:r>
          </w:p>
          <w:p w14:paraId="55D09C97" w14:textId="77777777" w:rsidR="007F7597" w:rsidRDefault="007F7597" w:rsidP="007F7597">
            <w:pPr>
              <w:pStyle w:val="ListParagraph"/>
              <w:numPr>
                <w:ilvl w:val="0"/>
                <w:numId w:val="8"/>
              </w:numPr>
              <w:spacing w:line="240" w:lineRule="auto"/>
              <w:ind w:left="360" w:hanging="216"/>
            </w:pPr>
            <w:r w:rsidRPr="58507186">
              <w:t>2023: $10.7 million</w:t>
            </w:r>
          </w:p>
          <w:p w14:paraId="3F141DC7" w14:textId="77777777" w:rsidR="007F7597" w:rsidRDefault="007F7597" w:rsidP="007F7597">
            <w:pPr>
              <w:pStyle w:val="ListParagraph"/>
              <w:numPr>
                <w:ilvl w:val="0"/>
                <w:numId w:val="8"/>
              </w:numPr>
              <w:spacing w:line="240" w:lineRule="auto"/>
              <w:ind w:left="360" w:hanging="216"/>
            </w:pPr>
            <w:r w:rsidRPr="58507186">
              <w:t>2022: $7.5 million</w:t>
            </w:r>
          </w:p>
          <w:p w14:paraId="01C73BBB" w14:textId="77777777" w:rsidR="007F7597" w:rsidRDefault="007F7597" w:rsidP="007F7597">
            <w:pPr>
              <w:pStyle w:val="ListParagraph"/>
              <w:numPr>
                <w:ilvl w:val="0"/>
                <w:numId w:val="8"/>
              </w:numPr>
              <w:spacing w:line="240" w:lineRule="auto"/>
              <w:ind w:left="360" w:hanging="216"/>
            </w:pPr>
            <w:r w:rsidRPr="58507186">
              <w:t>2021: $7.2 million</w:t>
            </w:r>
          </w:p>
          <w:p w14:paraId="534B1FA4" w14:textId="77777777" w:rsidR="007F7597" w:rsidRDefault="007F7597" w:rsidP="00C86ED5"/>
          <w:p w14:paraId="0409C4F4" w14:textId="77777777" w:rsidR="007F7597" w:rsidRDefault="007F7597" w:rsidP="00C86ED5">
            <w:r w:rsidRPr="58507186">
              <w:t>Magnet Forensics</w:t>
            </w:r>
            <w:r>
              <w:t xml:space="preserve"> (ICE, USCIS, USSS, CBP)</w:t>
            </w:r>
            <w:r w:rsidRPr="58507186">
              <w:t>: $19 million</w:t>
            </w:r>
          </w:p>
          <w:p w14:paraId="05D57E1D" w14:textId="77777777" w:rsidR="007F7597" w:rsidRDefault="007F7597" w:rsidP="007F7597">
            <w:pPr>
              <w:pStyle w:val="ListParagraph"/>
              <w:numPr>
                <w:ilvl w:val="0"/>
                <w:numId w:val="8"/>
              </w:numPr>
              <w:spacing w:line="240" w:lineRule="auto"/>
              <w:ind w:left="360" w:hanging="216"/>
            </w:pPr>
            <w:r w:rsidRPr="58507186">
              <w:t>2026: $1.9 million</w:t>
            </w:r>
          </w:p>
          <w:p w14:paraId="6A53DE39" w14:textId="77777777" w:rsidR="007F7597" w:rsidRDefault="007F7597" w:rsidP="007F7597">
            <w:pPr>
              <w:pStyle w:val="ListParagraph"/>
              <w:numPr>
                <w:ilvl w:val="0"/>
                <w:numId w:val="8"/>
              </w:numPr>
              <w:spacing w:line="240" w:lineRule="auto"/>
              <w:ind w:left="360" w:hanging="216"/>
            </w:pPr>
            <w:r w:rsidRPr="58507186">
              <w:t>2025: $6.8 million</w:t>
            </w:r>
          </w:p>
          <w:p w14:paraId="2E8119AF" w14:textId="77777777" w:rsidR="007F7597" w:rsidRDefault="007F7597" w:rsidP="007F7597">
            <w:pPr>
              <w:pStyle w:val="ListParagraph"/>
              <w:numPr>
                <w:ilvl w:val="0"/>
                <w:numId w:val="8"/>
              </w:numPr>
              <w:spacing w:line="240" w:lineRule="auto"/>
              <w:ind w:left="360" w:hanging="216"/>
            </w:pPr>
            <w:r w:rsidRPr="58507186">
              <w:t>2024: $10.4 million</w:t>
            </w:r>
          </w:p>
          <w:p w14:paraId="29C31469" w14:textId="77777777" w:rsidR="007F7597" w:rsidRDefault="007F7597" w:rsidP="00C86ED5"/>
          <w:p w14:paraId="3BF2BEB6" w14:textId="77777777" w:rsidR="007F7597" w:rsidRDefault="007F7597" w:rsidP="00C86ED5">
            <w:r>
              <w:t>Panamerica Computers</w:t>
            </w:r>
            <w:r w:rsidRPr="6604E1D9">
              <w:rPr>
                <w:rStyle w:val="FootnoteReference"/>
              </w:rPr>
              <w:footnoteReference w:id="11"/>
            </w:r>
            <w:r>
              <w:t xml:space="preserve"> (ICE, USSS): $9 million</w:t>
            </w:r>
          </w:p>
          <w:p w14:paraId="6A8B194B" w14:textId="77777777" w:rsidR="007F7597" w:rsidRDefault="007F7597" w:rsidP="007F7597">
            <w:pPr>
              <w:pStyle w:val="ListParagraph"/>
              <w:numPr>
                <w:ilvl w:val="0"/>
                <w:numId w:val="8"/>
              </w:numPr>
              <w:spacing w:line="240" w:lineRule="auto"/>
              <w:ind w:left="360" w:hanging="216"/>
            </w:pPr>
            <w:r>
              <w:t>2026: $1.4 million</w:t>
            </w:r>
          </w:p>
          <w:p w14:paraId="75562F87" w14:textId="77777777" w:rsidR="007F7597" w:rsidRDefault="007F7597" w:rsidP="007F7597">
            <w:pPr>
              <w:pStyle w:val="ListParagraph"/>
              <w:numPr>
                <w:ilvl w:val="0"/>
                <w:numId w:val="8"/>
              </w:numPr>
              <w:spacing w:line="240" w:lineRule="auto"/>
              <w:ind w:left="360" w:hanging="216"/>
            </w:pPr>
            <w:r w:rsidRPr="58507186">
              <w:t>2025: $6.4 million</w:t>
            </w:r>
          </w:p>
          <w:p w14:paraId="066A53B8" w14:textId="77777777" w:rsidR="007F7597" w:rsidRDefault="007F7597" w:rsidP="007F7597">
            <w:pPr>
              <w:pStyle w:val="ListParagraph"/>
              <w:numPr>
                <w:ilvl w:val="0"/>
                <w:numId w:val="8"/>
              </w:numPr>
              <w:spacing w:line="240" w:lineRule="auto"/>
              <w:ind w:left="360" w:hanging="216"/>
            </w:pPr>
            <w:r w:rsidRPr="58507186">
              <w:t>2024: $1.2 million</w:t>
            </w:r>
          </w:p>
          <w:p w14:paraId="381A6F1E" w14:textId="77777777" w:rsidR="007F7597" w:rsidRDefault="007F7597" w:rsidP="00C86ED5"/>
          <w:p w14:paraId="6925B15B" w14:textId="77777777" w:rsidR="007F7597" w:rsidRDefault="007F7597" w:rsidP="00C86ED5">
            <w:r w:rsidRPr="58507186">
              <w:t>MSAB</w:t>
            </w:r>
            <w:r>
              <w:t xml:space="preserve"> (CBP)</w:t>
            </w:r>
            <w:r w:rsidRPr="58507186">
              <w:t>: $</w:t>
            </w:r>
            <w:r>
              <w:t>5</w:t>
            </w:r>
            <w:r w:rsidRPr="58507186">
              <w:t xml:space="preserve"> million</w:t>
            </w:r>
          </w:p>
          <w:p w14:paraId="6611D9A1" w14:textId="77777777" w:rsidR="007F7597" w:rsidRDefault="007F7597" w:rsidP="007F7597">
            <w:pPr>
              <w:pStyle w:val="ListParagraph"/>
              <w:numPr>
                <w:ilvl w:val="0"/>
                <w:numId w:val="8"/>
              </w:numPr>
              <w:spacing w:line="240" w:lineRule="auto"/>
              <w:ind w:left="360" w:hanging="216"/>
            </w:pPr>
            <w:r>
              <w:t>2026: $146,000</w:t>
            </w:r>
          </w:p>
          <w:p w14:paraId="55D6F311" w14:textId="77777777" w:rsidR="007F7597" w:rsidRDefault="007F7597" w:rsidP="007F7597">
            <w:pPr>
              <w:pStyle w:val="ListParagraph"/>
              <w:numPr>
                <w:ilvl w:val="0"/>
                <w:numId w:val="8"/>
              </w:numPr>
              <w:spacing w:line="240" w:lineRule="auto"/>
              <w:ind w:left="360" w:hanging="216"/>
            </w:pPr>
            <w:r w:rsidRPr="58507186">
              <w:t>2025: $1.1 million</w:t>
            </w:r>
          </w:p>
          <w:p w14:paraId="3237BD80" w14:textId="77777777" w:rsidR="007F7597" w:rsidRDefault="007F7597" w:rsidP="007F7597">
            <w:pPr>
              <w:pStyle w:val="ListParagraph"/>
              <w:numPr>
                <w:ilvl w:val="0"/>
                <w:numId w:val="8"/>
              </w:numPr>
              <w:spacing w:line="240" w:lineRule="auto"/>
              <w:ind w:left="360" w:hanging="216"/>
            </w:pPr>
            <w:r w:rsidRPr="58507186">
              <w:t xml:space="preserve">2024: </w:t>
            </w:r>
            <w:r>
              <w:t>$</w:t>
            </w:r>
            <w:r w:rsidRPr="58507186">
              <w:t>1 million</w:t>
            </w:r>
          </w:p>
          <w:p w14:paraId="1F6DA7AD" w14:textId="77777777" w:rsidR="007F7597" w:rsidRDefault="007F7597" w:rsidP="007F7597">
            <w:pPr>
              <w:pStyle w:val="ListParagraph"/>
              <w:numPr>
                <w:ilvl w:val="0"/>
                <w:numId w:val="8"/>
              </w:numPr>
              <w:spacing w:line="240" w:lineRule="auto"/>
              <w:ind w:left="360" w:hanging="216"/>
            </w:pPr>
            <w:r w:rsidRPr="58507186">
              <w:t>2023: $1.1 million</w:t>
            </w:r>
          </w:p>
          <w:p w14:paraId="4CC658F6" w14:textId="77777777" w:rsidR="007F7597" w:rsidRDefault="007F7597" w:rsidP="007F7597">
            <w:pPr>
              <w:pStyle w:val="ListParagraph"/>
              <w:numPr>
                <w:ilvl w:val="0"/>
                <w:numId w:val="8"/>
              </w:numPr>
              <w:spacing w:line="240" w:lineRule="auto"/>
              <w:ind w:left="360" w:hanging="216"/>
            </w:pPr>
            <w:r w:rsidRPr="58507186">
              <w:t>2022: $698,000</w:t>
            </w:r>
          </w:p>
          <w:p w14:paraId="704FA949" w14:textId="77777777" w:rsidR="007F7597" w:rsidRDefault="007F7597" w:rsidP="007F7597">
            <w:pPr>
              <w:pStyle w:val="ListParagraph"/>
              <w:numPr>
                <w:ilvl w:val="0"/>
                <w:numId w:val="8"/>
              </w:numPr>
              <w:spacing w:line="240" w:lineRule="auto"/>
              <w:ind w:left="360" w:hanging="216"/>
            </w:pPr>
            <w:r w:rsidRPr="58507186">
              <w:lastRenderedPageBreak/>
              <w:t>2021: $940,000</w:t>
            </w:r>
          </w:p>
          <w:p w14:paraId="3B1E4025" w14:textId="77777777" w:rsidR="007F7597" w:rsidRDefault="007F7597" w:rsidP="00C86ED5"/>
          <w:p w14:paraId="128F9134" w14:textId="77777777" w:rsidR="007F7597" w:rsidRDefault="007F7597" w:rsidP="00C86ED5">
            <w:r w:rsidRPr="58507186">
              <w:t>Griffeye</w:t>
            </w:r>
            <w:r>
              <w:t xml:space="preserve"> (ICE)</w:t>
            </w:r>
            <w:r w:rsidRPr="58507186">
              <w:t>: $4 million</w:t>
            </w:r>
          </w:p>
          <w:p w14:paraId="28C22F7D" w14:textId="77777777" w:rsidR="007F7597" w:rsidRDefault="007F7597" w:rsidP="007F7597">
            <w:pPr>
              <w:pStyle w:val="ListParagraph"/>
              <w:numPr>
                <w:ilvl w:val="0"/>
                <w:numId w:val="8"/>
              </w:numPr>
              <w:spacing w:line="240" w:lineRule="auto"/>
              <w:ind w:left="360" w:hanging="216"/>
            </w:pPr>
            <w:r w:rsidRPr="58507186">
              <w:t>2025: $915,000</w:t>
            </w:r>
          </w:p>
          <w:p w14:paraId="3CA49FB5" w14:textId="77777777" w:rsidR="007F7597" w:rsidRDefault="007F7597" w:rsidP="007F7597">
            <w:pPr>
              <w:pStyle w:val="ListParagraph"/>
              <w:numPr>
                <w:ilvl w:val="0"/>
                <w:numId w:val="8"/>
              </w:numPr>
              <w:spacing w:line="240" w:lineRule="auto"/>
              <w:ind w:left="360" w:hanging="216"/>
            </w:pPr>
            <w:r w:rsidRPr="58507186">
              <w:t>2024: $876,000</w:t>
            </w:r>
          </w:p>
          <w:p w14:paraId="128FBFAB" w14:textId="77777777" w:rsidR="007F7597" w:rsidRDefault="007F7597" w:rsidP="007F7597">
            <w:pPr>
              <w:pStyle w:val="ListParagraph"/>
              <w:numPr>
                <w:ilvl w:val="0"/>
                <w:numId w:val="8"/>
              </w:numPr>
              <w:spacing w:line="240" w:lineRule="auto"/>
              <w:ind w:left="360" w:hanging="216"/>
            </w:pPr>
            <w:r w:rsidRPr="58507186">
              <w:t>2023: $837,000</w:t>
            </w:r>
          </w:p>
          <w:p w14:paraId="2FB8BF97" w14:textId="77777777" w:rsidR="007F7597" w:rsidRDefault="007F7597" w:rsidP="007F7597">
            <w:pPr>
              <w:pStyle w:val="ListParagraph"/>
              <w:numPr>
                <w:ilvl w:val="0"/>
                <w:numId w:val="8"/>
              </w:numPr>
              <w:spacing w:line="240" w:lineRule="auto"/>
              <w:ind w:left="360" w:hanging="216"/>
            </w:pPr>
            <w:r w:rsidRPr="58507186">
              <w:t>2022: $799,000</w:t>
            </w:r>
          </w:p>
          <w:p w14:paraId="5D9ACDBC" w14:textId="77777777" w:rsidR="007F7597" w:rsidRDefault="007F7597" w:rsidP="007F7597">
            <w:pPr>
              <w:pStyle w:val="ListParagraph"/>
              <w:numPr>
                <w:ilvl w:val="0"/>
                <w:numId w:val="8"/>
              </w:numPr>
              <w:spacing w:line="240" w:lineRule="auto"/>
              <w:ind w:left="360" w:hanging="216"/>
            </w:pPr>
            <w:r w:rsidRPr="58507186">
              <w:t>2021: $601,000</w:t>
            </w:r>
          </w:p>
          <w:p w14:paraId="16D382E3" w14:textId="77777777" w:rsidR="007F7597" w:rsidRDefault="007F7597" w:rsidP="00C86ED5"/>
          <w:p w14:paraId="4B50ECEC" w14:textId="77777777" w:rsidR="007F7597" w:rsidRDefault="007F7597" w:rsidP="00C86ED5">
            <w:r w:rsidRPr="58507186">
              <w:t>GetData</w:t>
            </w:r>
            <w:r>
              <w:t xml:space="preserve"> (ICE, USSS)</w:t>
            </w:r>
            <w:r w:rsidRPr="58507186">
              <w:t>: $2.7 million</w:t>
            </w:r>
          </w:p>
          <w:p w14:paraId="7A9DE4E2" w14:textId="77777777" w:rsidR="007F7597" w:rsidRDefault="007F7597" w:rsidP="007F7597">
            <w:pPr>
              <w:pStyle w:val="ListParagraph"/>
              <w:numPr>
                <w:ilvl w:val="0"/>
                <w:numId w:val="8"/>
              </w:numPr>
              <w:spacing w:line="240" w:lineRule="auto"/>
              <w:ind w:left="360" w:hanging="216"/>
            </w:pPr>
            <w:r w:rsidRPr="58507186">
              <w:t>2026: $177,000</w:t>
            </w:r>
          </w:p>
          <w:p w14:paraId="1662B96D" w14:textId="77777777" w:rsidR="007F7597" w:rsidRDefault="007F7597" w:rsidP="007F7597">
            <w:pPr>
              <w:pStyle w:val="ListParagraph"/>
              <w:numPr>
                <w:ilvl w:val="0"/>
                <w:numId w:val="8"/>
              </w:numPr>
              <w:spacing w:line="240" w:lineRule="auto"/>
              <w:ind w:left="360" w:hanging="216"/>
            </w:pPr>
            <w:r w:rsidRPr="58507186">
              <w:t>2025: $789,000</w:t>
            </w:r>
          </w:p>
          <w:p w14:paraId="64703FDF" w14:textId="77777777" w:rsidR="007F7597" w:rsidRDefault="007F7597" w:rsidP="007F7597">
            <w:pPr>
              <w:pStyle w:val="ListParagraph"/>
              <w:numPr>
                <w:ilvl w:val="0"/>
                <w:numId w:val="8"/>
              </w:numPr>
              <w:spacing w:line="240" w:lineRule="auto"/>
              <w:ind w:left="360" w:hanging="216"/>
            </w:pPr>
            <w:r w:rsidRPr="58507186">
              <w:t>2024: $633,000</w:t>
            </w:r>
          </w:p>
          <w:p w14:paraId="414F2D78" w14:textId="77777777" w:rsidR="007F7597" w:rsidRDefault="007F7597" w:rsidP="007F7597">
            <w:pPr>
              <w:pStyle w:val="ListParagraph"/>
              <w:numPr>
                <w:ilvl w:val="0"/>
                <w:numId w:val="8"/>
              </w:numPr>
              <w:spacing w:line="240" w:lineRule="auto"/>
              <w:ind w:left="360" w:hanging="216"/>
            </w:pPr>
            <w:r w:rsidRPr="58507186">
              <w:t>2023: $431,000</w:t>
            </w:r>
          </w:p>
          <w:p w14:paraId="15903E2C" w14:textId="77777777" w:rsidR="007F7597" w:rsidRDefault="007F7597" w:rsidP="007F7597">
            <w:pPr>
              <w:pStyle w:val="ListParagraph"/>
              <w:numPr>
                <w:ilvl w:val="0"/>
                <w:numId w:val="8"/>
              </w:numPr>
              <w:spacing w:line="240" w:lineRule="auto"/>
              <w:ind w:left="360" w:hanging="216"/>
            </w:pPr>
            <w:r w:rsidRPr="58507186">
              <w:t>2022: $278,000</w:t>
            </w:r>
          </w:p>
          <w:p w14:paraId="59ADCED6" w14:textId="77777777" w:rsidR="007F7597" w:rsidRDefault="007F7597" w:rsidP="007F7597">
            <w:pPr>
              <w:pStyle w:val="ListParagraph"/>
              <w:numPr>
                <w:ilvl w:val="0"/>
                <w:numId w:val="8"/>
              </w:numPr>
              <w:spacing w:line="240" w:lineRule="auto"/>
              <w:ind w:left="360" w:hanging="216"/>
            </w:pPr>
            <w:r w:rsidRPr="58507186">
              <w:t>2021: $379,000</w:t>
            </w:r>
          </w:p>
          <w:p w14:paraId="7BE4D210" w14:textId="77777777" w:rsidR="007F7597" w:rsidRDefault="007F7597" w:rsidP="00C86ED5"/>
          <w:p w14:paraId="145BA65A" w14:textId="77777777" w:rsidR="007F7597" w:rsidRDefault="007F7597" w:rsidP="00C86ED5">
            <w:r w:rsidRPr="58507186">
              <w:t>Magnet Forensics &amp; Cyber Triage</w:t>
            </w:r>
            <w:r>
              <w:t xml:space="preserve"> (USSS)</w:t>
            </w:r>
            <w:r w:rsidRPr="58507186">
              <w:t xml:space="preserve">: </w:t>
            </w:r>
          </w:p>
          <w:p w14:paraId="1B098BF6" w14:textId="77777777" w:rsidR="007F7597" w:rsidRDefault="007F7597" w:rsidP="007F7597">
            <w:pPr>
              <w:pStyle w:val="ListParagraph"/>
              <w:numPr>
                <w:ilvl w:val="0"/>
                <w:numId w:val="8"/>
              </w:numPr>
              <w:spacing w:line="240" w:lineRule="auto"/>
              <w:ind w:left="360" w:hanging="216"/>
            </w:pPr>
            <w:r w:rsidRPr="58507186">
              <w:t>2024: $1.3 million</w:t>
            </w:r>
          </w:p>
          <w:p w14:paraId="584B17DC" w14:textId="77777777" w:rsidR="007F7597" w:rsidRDefault="007F7597" w:rsidP="00C86ED5"/>
          <w:p w14:paraId="53DF354D" w14:textId="77777777" w:rsidR="007F7597" w:rsidRDefault="007F7597" w:rsidP="00C86ED5">
            <w:r w:rsidRPr="58507186">
              <w:t>Passware</w:t>
            </w:r>
            <w:r>
              <w:t xml:space="preserve"> (ICE, USSS)</w:t>
            </w:r>
            <w:r w:rsidRPr="58507186">
              <w:t>: $848,000</w:t>
            </w:r>
          </w:p>
          <w:p w14:paraId="350CB7C5" w14:textId="77777777" w:rsidR="007F7597" w:rsidRDefault="007F7597" w:rsidP="007F7597">
            <w:pPr>
              <w:pStyle w:val="ListParagraph"/>
              <w:numPr>
                <w:ilvl w:val="0"/>
                <w:numId w:val="8"/>
              </w:numPr>
              <w:spacing w:line="240" w:lineRule="auto"/>
              <w:ind w:left="360" w:hanging="216"/>
            </w:pPr>
            <w:r w:rsidRPr="58507186">
              <w:t>2026: $41,000</w:t>
            </w:r>
          </w:p>
          <w:p w14:paraId="43F2D084" w14:textId="77777777" w:rsidR="007F7597" w:rsidRDefault="007F7597" w:rsidP="007F7597">
            <w:pPr>
              <w:pStyle w:val="ListParagraph"/>
              <w:numPr>
                <w:ilvl w:val="0"/>
                <w:numId w:val="8"/>
              </w:numPr>
              <w:spacing w:line="240" w:lineRule="auto"/>
              <w:ind w:left="360" w:hanging="216"/>
            </w:pPr>
            <w:r w:rsidRPr="58507186">
              <w:t>2025: $288,000</w:t>
            </w:r>
          </w:p>
          <w:p w14:paraId="55362A86" w14:textId="77777777" w:rsidR="007F7597" w:rsidRDefault="007F7597" w:rsidP="007F7597">
            <w:pPr>
              <w:pStyle w:val="ListParagraph"/>
              <w:numPr>
                <w:ilvl w:val="0"/>
                <w:numId w:val="8"/>
              </w:numPr>
              <w:spacing w:line="240" w:lineRule="auto"/>
              <w:ind w:left="360" w:hanging="216"/>
            </w:pPr>
            <w:r w:rsidRPr="58507186">
              <w:t>2024: $252,000</w:t>
            </w:r>
          </w:p>
          <w:p w14:paraId="1A0A36F7" w14:textId="77777777" w:rsidR="007F7597" w:rsidRDefault="007F7597" w:rsidP="007F7597">
            <w:pPr>
              <w:pStyle w:val="ListParagraph"/>
              <w:numPr>
                <w:ilvl w:val="0"/>
                <w:numId w:val="8"/>
              </w:numPr>
              <w:spacing w:line="240" w:lineRule="auto"/>
              <w:ind w:left="360" w:hanging="216"/>
            </w:pPr>
            <w:r w:rsidRPr="58507186">
              <w:t>2023: $216,000</w:t>
            </w:r>
          </w:p>
          <w:p w14:paraId="14EB64DF" w14:textId="77777777" w:rsidR="007F7597" w:rsidRDefault="007F7597" w:rsidP="007F7597">
            <w:pPr>
              <w:pStyle w:val="ListParagraph"/>
              <w:numPr>
                <w:ilvl w:val="0"/>
                <w:numId w:val="8"/>
              </w:numPr>
              <w:spacing w:line="240" w:lineRule="auto"/>
              <w:ind w:left="360" w:hanging="216"/>
            </w:pPr>
            <w:r w:rsidRPr="58507186">
              <w:t>2022: $51,000</w:t>
            </w:r>
          </w:p>
          <w:p w14:paraId="258968E6" w14:textId="77777777" w:rsidR="007F7597" w:rsidRDefault="007F7597" w:rsidP="00C86ED5"/>
          <w:p w14:paraId="238A07A3" w14:textId="77777777" w:rsidR="007F7597" w:rsidRDefault="007F7597" w:rsidP="00C86ED5">
            <w:r w:rsidRPr="58507186">
              <w:t>Oxygen Forensics</w:t>
            </w:r>
            <w:r>
              <w:t xml:space="preserve"> (ICE)</w:t>
            </w:r>
            <w:r w:rsidRPr="58507186">
              <w:t>: $676,000</w:t>
            </w:r>
          </w:p>
          <w:p w14:paraId="0153C805" w14:textId="77777777" w:rsidR="007F7597" w:rsidRDefault="007F7597" w:rsidP="007F7597">
            <w:pPr>
              <w:pStyle w:val="ListParagraph"/>
              <w:numPr>
                <w:ilvl w:val="0"/>
                <w:numId w:val="8"/>
              </w:numPr>
              <w:spacing w:line="240" w:lineRule="auto"/>
              <w:ind w:left="360" w:hanging="216"/>
            </w:pPr>
            <w:r w:rsidRPr="58507186">
              <w:t>2025: $63,000</w:t>
            </w:r>
          </w:p>
          <w:p w14:paraId="062D0617" w14:textId="77777777" w:rsidR="007F7597" w:rsidRDefault="007F7597" w:rsidP="007F7597">
            <w:pPr>
              <w:pStyle w:val="ListParagraph"/>
              <w:numPr>
                <w:ilvl w:val="0"/>
                <w:numId w:val="8"/>
              </w:numPr>
              <w:spacing w:line="240" w:lineRule="auto"/>
              <w:ind w:left="360" w:hanging="216"/>
            </w:pPr>
            <w:r w:rsidRPr="58507186">
              <w:t>2024: $63,000</w:t>
            </w:r>
          </w:p>
          <w:p w14:paraId="084F6286" w14:textId="77777777" w:rsidR="007F7597" w:rsidRDefault="007F7597" w:rsidP="007F7597">
            <w:pPr>
              <w:pStyle w:val="ListParagraph"/>
              <w:numPr>
                <w:ilvl w:val="0"/>
                <w:numId w:val="8"/>
              </w:numPr>
              <w:spacing w:line="240" w:lineRule="auto"/>
              <w:ind w:left="360" w:hanging="216"/>
            </w:pPr>
            <w:r w:rsidRPr="58507186">
              <w:t>2023: $64,000</w:t>
            </w:r>
          </w:p>
          <w:p w14:paraId="68835633" w14:textId="77777777" w:rsidR="007F7597" w:rsidRDefault="007F7597" w:rsidP="007F7597">
            <w:pPr>
              <w:pStyle w:val="ListParagraph"/>
              <w:numPr>
                <w:ilvl w:val="0"/>
                <w:numId w:val="8"/>
              </w:numPr>
              <w:spacing w:line="240" w:lineRule="auto"/>
              <w:ind w:left="360" w:hanging="216"/>
            </w:pPr>
            <w:r w:rsidRPr="58507186">
              <w:t>2022: $89,000</w:t>
            </w:r>
          </w:p>
          <w:p w14:paraId="118EC0D9" w14:textId="77777777" w:rsidR="007F7597" w:rsidRDefault="007F7597" w:rsidP="007F7597">
            <w:pPr>
              <w:pStyle w:val="ListParagraph"/>
              <w:numPr>
                <w:ilvl w:val="0"/>
                <w:numId w:val="8"/>
              </w:numPr>
              <w:spacing w:line="240" w:lineRule="auto"/>
              <w:ind w:left="360" w:hanging="216"/>
            </w:pPr>
            <w:r w:rsidRPr="58507186">
              <w:t>2021: $397,000</w:t>
            </w:r>
          </w:p>
          <w:p w14:paraId="2C88F41D" w14:textId="77777777" w:rsidR="007F7597" w:rsidRDefault="007F7597" w:rsidP="00C86ED5"/>
          <w:p w14:paraId="1D09C79E" w14:textId="77777777" w:rsidR="007F7597" w:rsidRDefault="007F7597" w:rsidP="00C86ED5">
            <w:r>
              <w:lastRenderedPageBreak/>
              <w:t>Cyber Triage (USSS): $654,000</w:t>
            </w:r>
          </w:p>
          <w:p w14:paraId="1B3BAC07" w14:textId="77777777" w:rsidR="007F7597" w:rsidRDefault="007F7597" w:rsidP="007F7597">
            <w:pPr>
              <w:pStyle w:val="ListParagraph"/>
              <w:numPr>
                <w:ilvl w:val="0"/>
                <w:numId w:val="8"/>
              </w:numPr>
              <w:spacing w:line="240" w:lineRule="auto"/>
              <w:ind w:left="360" w:hanging="216"/>
            </w:pPr>
            <w:r>
              <w:t>2022: $327,000</w:t>
            </w:r>
          </w:p>
          <w:p w14:paraId="5B4341C9" w14:textId="77777777" w:rsidR="007F7597" w:rsidRDefault="007F7597" w:rsidP="007F7597">
            <w:pPr>
              <w:pStyle w:val="ListParagraph"/>
              <w:numPr>
                <w:ilvl w:val="0"/>
                <w:numId w:val="8"/>
              </w:numPr>
              <w:spacing w:line="240" w:lineRule="auto"/>
              <w:ind w:left="360" w:hanging="216"/>
            </w:pPr>
            <w:r>
              <w:t>2021: $327,000</w:t>
            </w:r>
          </w:p>
          <w:p w14:paraId="3E3FB388" w14:textId="77777777" w:rsidR="007F7597" w:rsidRDefault="007F7597" w:rsidP="00C86ED5"/>
          <w:p w14:paraId="2CD73762" w14:textId="77777777" w:rsidR="007F7597" w:rsidRDefault="007F7597" w:rsidP="00C86ED5">
            <w:r>
              <w:t>Exterro (ICE): $465,000</w:t>
            </w:r>
          </w:p>
          <w:p w14:paraId="57746F4F" w14:textId="77777777" w:rsidR="007F7597" w:rsidRDefault="007F7597" w:rsidP="007F7597">
            <w:pPr>
              <w:pStyle w:val="ListParagraph"/>
              <w:numPr>
                <w:ilvl w:val="0"/>
                <w:numId w:val="8"/>
              </w:numPr>
              <w:spacing w:line="240" w:lineRule="auto"/>
              <w:ind w:left="360" w:hanging="216"/>
            </w:pPr>
            <w:r w:rsidRPr="58507186">
              <w:t>2025: $34,000</w:t>
            </w:r>
          </w:p>
          <w:p w14:paraId="28DF1932" w14:textId="77777777" w:rsidR="007F7597" w:rsidRDefault="007F7597" w:rsidP="007F7597">
            <w:pPr>
              <w:pStyle w:val="ListParagraph"/>
              <w:numPr>
                <w:ilvl w:val="0"/>
                <w:numId w:val="8"/>
              </w:numPr>
              <w:spacing w:line="240" w:lineRule="auto"/>
              <w:ind w:left="360" w:hanging="216"/>
            </w:pPr>
            <w:r w:rsidRPr="58507186">
              <w:t>2024: $31,000</w:t>
            </w:r>
          </w:p>
          <w:p w14:paraId="11D6516F" w14:textId="77777777" w:rsidR="007F7597" w:rsidRDefault="007F7597" w:rsidP="007F7597">
            <w:pPr>
              <w:pStyle w:val="ListParagraph"/>
              <w:numPr>
                <w:ilvl w:val="0"/>
                <w:numId w:val="8"/>
              </w:numPr>
              <w:spacing w:line="240" w:lineRule="auto"/>
              <w:ind w:left="360" w:hanging="216"/>
            </w:pPr>
            <w:r w:rsidRPr="58507186">
              <w:t>2023: $160,000</w:t>
            </w:r>
          </w:p>
          <w:p w14:paraId="65FEC0A0" w14:textId="77777777" w:rsidR="007F7597" w:rsidRDefault="007F7597" w:rsidP="007F7597">
            <w:pPr>
              <w:pStyle w:val="ListParagraph"/>
              <w:numPr>
                <w:ilvl w:val="0"/>
                <w:numId w:val="8"/>
              </w:numPr>
              <w:spacing w:line="240" w:lineRule="auto"/>
              <w:ind w:left="360" w:hanging="216"/>
            </w:pPr>
            <w:r w:rsidRPr="58507186">
              <w:t>2022: $240,000</w:t>
            </w:r>
          </w:p>
          <w:p w14:paraId="7930A7E4" w14:textId="77777777" w:rsidR="007F7597" w:rsidRDefault="007F7597" w:rsidP="00C86ED5"/>
          <w:p w14:paraId="5AA5DA00" w14:textId="77777777" w:rsidR="007F7597" w:rsidRDefault="007F7597" w:rsidP="00C86ED5">
            <w:r>
              <w:t>SUMURI (ICE):</w:t>
            </w:r>
          </w:p>
          <w:p w14:paraId="27A91BBA" w14:textId="77777777" w:rsidR="007F7597" w:rsidRDefault="007F7597" w:rsidP="007F7597">
            <w:pPr>
              <w:pStyle w:val="ListParagraph"/>
              <w:numPr>
                <w:ilvl w:val="0"/>
                <w:numId w:val="8"/>
              </w:numPr>
              <w:spacing w:line="240" w:lineRule="auto"/>
              <w:ind w:left="360" w:hanging="216"/>
            </w:pPr>
            <w:r>
              <w:t>2026: $212,000</w:t>
            </w:r>
          </w:p>
          <w:p w14:paraId="1D996D5D" w14:textId="77777777" w:rsidR="007F7597" w:rsidRDefault="007F7597" w:rsidP="00C86ED5"/>
          <w:p w14:paraId="22054481" w14:textId="77777777" w:rsidR="007F7597" w:rsidRDefault="007F7597" w:rsidP="00C86ED5">
            <w:r>
              <w:t>Open Text (USSS):</w:t>
            </w:r>
          </w:p>
          <w:p w14:paraId="3F21D9C9" w14:textId="77777777" w:rsidR="007F7597" w:rsidRDefault="007F7597" w:rsidP="007F7597">
            <w:pPr>
              <w:pStyle w:val="ListParagraph"/>
              <w:numPr>
                <w:ilvl w:val="0"/>
                <w:numId w:val="8"/>
              </w:numPr>
              <w:spacing w:line="240" w:lineRule="auto"/>
              <w:ind w:left="360" w:hanging="216"/>
            </w:pPr>
            <w:r>
              <w:t>2026: $150,000</w:t>
            </w:r>
          </w:p>
          <w:p w14:paraId="10ACD475" w14:textId="77777777" w:rsidR="007F7597" w:rsidRDefault="007F7597" w:rsidP="00C86ED5"/>
          <w:p w14:paraId="515F3736" w14:textId="77777777" w:rsidR="007F7597" w:rsidRDefault="007F7597" w:rsidP="00C86ED5">
            <w:r w:rsidRPr="58507186">
              <w:t>FinalMobile</w:t>
            </w:r>
            <w:r>
              <w:t xml:space="preserve"> (ICE)</w:t>
            </w:r>
            <w:r w:rsidRPr="58507186">
              <w:t>: $133,000</w:t>
            </w:r>
          </w:p>
          <w:p w14:paraId="4CD600FC" w14:textId="77777777" w:rsidR="007F7597" w:rsidRDefault="007F7597" w:rsidP="007F7597">
            <w:pPr>
              <w:pStyle w:val="ListParagraph"/>
              <w:numPr>
                <w:ilvl w:val="0"/>
                <w:numId w:val="8"/>
              </w:numPr>
              <w:spacing w:line="240" w:lineRule="auto"/>
              <w:ind w:left="360" w:hanging="216"/>
            </w:pPr>
            <w:r w:rsidRPr="58507186">
              <w:t>2025: $29,000</w:t>
            </w:r>
          </w:p>
          <w:p w14:paraId="48F0B2BE" w14:textId="77777777" w:rsidR="007F7597" w:rsidRDefault="007F7597" w:rsidP="007F7597">
            <w:pPr>
              <w:pStyle w:val="ListParagraph"/>
              <w:numPr>
                <w:ilvl w:val="0"/>
                <w:numId w:val="8"/>
              </w:numPr>
              <w:spacing w:line="240" w:lineRule="auto"/>
              <w:ind w:left="360" w:hanging="216"/>
            </w:pPr>
            <w:r w:rsidRPr="58507186">
              <w:t>2024: $26,000</w:t>
            </w:r>
          </w:p>
          <w:p w14:paraId="5505EBC7" w14:textId="77777777" w:rsidR="007F7597" w:rsidRDefault="007F7597" w:rsidP="007F7597">
            <w:pPr>
              <w:pStyle w:val="ListParagraph"/>
              <w:numPr>
                <w:ilvl w:val="0"/>
                <w:numId w:val="8"/>
              </w:numPr>
              <w:spacing w:line="240" w:lineRule="auto"/>
              <w:ind w:left="360" w:hanging="216"/>
            </w:pPr>
            <w:r w:rsidRPr="58507186">
              <w:t>2023: $26,000</w:t>
            </w:r>
          </w:p>
          <w:p w14:paraId="5F331971" w14:textId="77777777" w:rsidR="007F7597" w:rsidRDefault="007F7597" w:rsidP="007F7597">
            <w:pPr>
              <w:pStyle w:val="ListParagraph"/>
              <w:numPr>
                <w:ilvl w:val="0"/>
                <w:numId w:val="8"/>
              </w:numPr>
              <w:spacing w:line="240" w:lineRule="auto"/>
              <w:ind w:left="360" w:hanging="216"/>
            </w:pPr>
            <w:r w:rsidRPr="58507186">
              <w:t>2022: $26,000</w:t>
            </w:r>
          </w:p>
          <w:p w14:paraId="4663F052" w14:textId="77777777" w:rsidR="007F7597" w:rsidRDefault="007F7597" w:rsidP="007F7597">
            <w:pPr>
              <w:pStyle w:val="ListParagraph"/>
              <w:numPr>
                <w:ilvl w:val="0"/>
                <w:numId w:val="8"/>
              </w:numPr>
              <w:spacing w:line="240" w:lineRule="auto"/>
              <w:ind w:left="360" w:hanging="216"/>
            </w:pPr>
            <w:r w:rsidRPr="58507186">
              <w:t>2021: $26,000</w:t>
            </w:r>
          </w:p>
          <w:p w14:paraId="030765B1"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D4D9FE" w14:textId="77777777" w:rsidR="007F7597" w:rsidRDefault="007F7597" w:rsidP="00C86ED5">
            <w:r>
              <w:lastRenderedPageBreak/>
              <w:t>FedScoop, “</w:t>
            </w:r>
            <w:hyperlink r:id="rId191">
              <w:r w:rsidRPr="6604E1D9">
                <w:rPr>
                  <w:rStyle w:val="Hyperlink"/>
                </w:rPr>
                <w:t xml:space="preserve">DHS </w:t>
              </w:r>
              <w:r>
                <w:rPr>
                  <w:rStyle w:val="Hyperlink"/>
                </w:rPr>
                <w:t>U</w:t>
              </w:r>
              <w:r w:rsidRPr="6604E1D9">
                <w:rPr>
                  <w:rStyle w:val="Hyperlink"/>
                </w:rPr>
                <w:t xml:space="preserve">nits to </w:t>
              </w:r>
              <w:r>
                <w:rPr>
                  <w:rStyle w:val="Hyperlink"/>
                </w:rPr>
                <w:t>R</w:t>
              </w:r>
              <w:r w:rsidRPr="6604E1D9">
                <w:rPr>
                  <w:rStyle w:val="Hyperlink"/>
                </w:rPr>
                <w:t xml:space="preserve">e-up </w:t>
              </w:r>
              <w:r>
                <w:rPr>
                  <w:rStyle w:val="Hyperlink"/>
                </w:rPr>
                <w:t>C</w:t>
              </w:r>
              <w:r w:rsidRPr="6604E1D9">
                <w:rPr>
                  <w:rStyle w:val="Hyperlink"/>
                </w:rPr>
                <w:t xml:space="preserve">ontract with </w:t>
              </w:r>
              <w:r>
                <w:rPr>
                  <w:rStyle w:val="Hyperlink"/>
                </w:rPr>
                <w:t>C</w:t>
              </w:r>
              <w:r w:rsidRPr="6604E1D9">
                <w:rPr>
                  <w:rStyle w:val="Hyperlink"/>
                </w:rPr>
                <w:t xml:space="preserve">ontroversial </w:t>
              </w:r>
              <w:r>
                <w:rPr>
                  <w:rStyle w:val="Hyperlink"/>
                </w:rPr>
                <w:t>M</w:t>
              </w:r>
              <w:r w:rsidRPr="6604E1D9">
                <w:rPr>
                  <w:rStyle w:val="Hyperlink"/>
                </w:rPr>
                <w:t xml:space="preserve">obile </w:t>
              </w:r>
              <w:r>
                <w:rPr>
                  <w:rStyle w:val="Hyperlink"/>
                </w:rPr>
                <w:t>D</w:t>
              </w:r>
              <w:r w:rsidRPr="6604E1D9">
                <w:rPr>
                  <w:rStyle w:val="Hyperlink"/>
                </w:rPr>
                <w:t xml:space="preserve">evice </w:t>
              </w:r>
              <w:r>
                <w:rPr>
                  <w:rStyle w:val="Hyperlink"/>
                </w:rPr>
                <w:t>D</w:t>
              </w:r>
              <w:r w:rsidRPr="6604E1D9">
                <w:rPr>
                  <w:rStyle w:val="Hyperlink"/>
                </w:rPr>
                <w:t xml:space="preserve">ata </w:t>
              </w:r>
              <w:r>
                <w:rPr>
                  <w:rStyle w:val="Hyperlink"/>
                </w:rPr>
                <w:t>E</w:t>
              </w:r>
              <w:r w:rsidRPr="6604E1D9">
                <w:rPr>
                  <w:rStyle w:val="Hyperlink"/>
                </w:rPr>
                <w:t>xtractor</w:t>
              </w:r>
            </w:hyperlink>
            <w:r>
              <w:t>” (May 2026)</w:t>
            </w:r>
          </w:p>
          <w:p w14:paraId="79BBC2EF" w14:textId="77777777" w:rsidR="007F7597" w:rsidRDefault="007F7597" w:rsidP="00C86ED5"/>
          <w:p w14:paraId="33323D9E" w14:textId="77777777" w:rsidR="007F7597" w:rsidRDefault="007F7597" w:rsidP="00C86ED5">
            <w:r w:rsidRPr="000B71AC">
              <w:rPr>
                <w:i/>
                <w:iCs/>
              </w:rPr>
              <w:t>Forbes</w:t>
            </w:r>
            <w:r>
              <w:t>, “</w:t>
            </w:r>
            <w:hyperlink r:id="rId192">
              <w:r w:rsidRPr="6604E1D9">
                <w:rPr>
                  <w:rStyle w:val="Hyperlink"/>
                </w:rPr>
                <w:t xml:space="preserve">ICE Spent Millions </w:t>
              </w:r>
              <w:r>
                <w:rPr>
                  <w:rStyle w:val="Hyperlink"/>
                </w:rPr>
                <w:t>o</w:t>
              </w:r>
              <w:r w:rsidRPr="6604E1D9">
                <w:rPr>
                  <w:rStyle w:val="Hyperlink"/>
                </w:rPr>
                <w:t xml:space="preserve">n Phone Hacking Tech, Just </w:t>
              </w:r>
              <w:r>
                <w:rPr>
                  <w:rStyle w:val="Hyperlink"/>
                </w:rPr>
                <w:t>i</w:t>
              </w:r>
              <w:r w:rsidRPr="6604E1D9">
                <w:rPr>
                  <w:rStyle w:val="Hyperlink"/>
                </w:rPr>
                <w:t xml:space="preserve">n Time </w:t>
              </w:r>
              <w:r>
                <w:rPr>
                  <w:rStyle w:val="Hyperlink"/>
                </w:rPr>
                <w:t>f</w:t>
              </w:r>
              <w:r w:rsidRPr="6604E1D9">
                <w:rPr>
                  <w:rStyle w:val="Hyperlink"/>
                </w:rPr>
                <w:t>or Trump’s Mass Deportation Plans</w:t>
              </w:r>
            </w:hyperlink>
            <w:r>
              <w:t>” (November 2024)</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72945E" w14:textId="77777777" w:rsidR="007F7597" w:rsidRDefault="007F7597" w:rsidP="00C86ED5">
            <w:r w:rsidRPr="00884B2B">
              <w:t>DHS AI Use Case Inventory</w:t>
            </w:r>
            <w:r w:rsidRPr="004F3C19">
              <w:t>:</w:t>
            </w:r>
            <w:r>
              <w:t xml:space="preserve"> </w:t>
            </w:r>
            <w:hyperlink r:id="rId193">
              <w:r w:rsidRPr="6604E1D9">
                <w:rPr>
                  <w:rStyle w:val="Hyperlink"/>
                </w:rPr>
                <w:t>ICE Mobile Device Forensics for Investigations</w:t>
              </w:r>
            </w:hyperlink>
            <w:r>
              <w:t xml:space="preserve"> (DHS-2552) (January 2026)</w:t>
            </w:r>
          </w:p>
          <w:p w14:paraId="2BB295F1" w14:textId="77777777" w:rsidR="007F7597" w:rsidRDefault="007F7597" w:rsidP="00C86ED5"/>
          <w:p w14:paraId="7D2F1670" w14:textId="77777777" w:rsidR="007F7597" w:rsidRDefault="007F7597" w:rsidP="00C86ED5">
            <w:r w:rsidRPr="00501B9E">
              <w:t>CBP</w:t>
            </w:r>
            <w:r>
              <w:t xml:space="preserve"> </w:t>
            </w:r>
            <w:r w:rsidRPr="00501B9E">
              <w:t>PIA-053</w:t>
            </w:r>
            <w:r>
              <w:t xml:space="preserve">: </w:t>
            </w:r>
            <w:hyperlink r:id="rId194">
              <w:r w:rsidRPr="6604E1D9">
                <w:rPr>
                  <w:rStyle w:val="Hyperlink"/>
                </w:rPr>
                <w:t>Border Patrol Digital Forensics Programs</w:t>
              </w:r>
            </w:hyperlink>
            <w:r>
              <w:t xml:space="preserve"> (July 2020)</w:t>
            </w:r>
          </w:p>
          <w:p w14:paraId="127CC95E" w14:textId="77777777" w:rsidR="007F7597" w:rsidRDefault="007F7597" w:rsidP="00C86ED5"/>
          <w:p w14:paraId="5845C63B" w14:textId="77777777" w:rsidR="007F7597" w:rsidRDefault="007F7597" w:rsidP="00C86ED5">
            <w:r>
              <w:t xml:space="preserve">HSI Handbook 20-03: </w:t>
            </w:r>
            <w:hyperlink r:id="rId195">
              <w:r w:rsidRPr="6604E1D9">
                <w:rPr>
                  <w:rStyle w:val="Hyperlink"/>
                </w:rPr>
                <w:t>Computer Forensics Handbook</w:t>
              </w:r>
            </w:hyperlink>
            <w:r>
              <w:t xml:space="preserve"> (June 2020)</w:t>
            </w:r>
          </w:p>
          <w:p w14:paraId="07D2B049" w14:textId="77777777" w:rsidR="007F7597" w:rsidRDefault="007F7597" w:rsidP="00C86ED5"/>
          <w:p w14:paraId="38C194BF" w14:textId="77777777" w:rsidR="007F7597" w:rsidRDefault="007F7597" w:rsidP="00C86ED5">
            <w:r>
              <w:t xml:space="preserve">ICE PIA-042: </w:t>
            </w:r>
            <w:hyperlink r:id="rId196">
              <w:r w:rsidRPr="007C818E">
                <w:rPr>
                  <w:rStyle w:val="Hyperlink"/>
                </w:rPr>
                <w:t>Forensic Analysis of Electronic Media</w:t>
              </w:r>
            </w:hyperlink>
            <w:r>
              <w:t xml:space="preserve"> (May 2015)</w:t>
            </w:r>
          </w:p>
        </w:tc>
      </w:tr>
      <w:tr w:rsidR="007F7597" w14:paraId="5EF55391"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162600" w14:textId="6E795C05" w:rsidR="007F7597" w:rsidRDefault="007F7597" w:rsidP="00C86ED5">
            <w:commentRangeStart w:id="174"/>
            <w:r w:rsidRPr="6604E1D9">
              <w:rPr>
                <w:b/>
                <w:bCs/>
              </w:rPr>
              <w:lastRenderedPageBreak/>
              <w:t>Remote hacking</w:t>
            </w:r>
            <w:r w:rsidRPr="000B71AC">
              <w:rPr>
                <w:b/>
                <w:bCs/>
              </w:rPr>
              <w:t>.</w:t>
            </w:r>
            <w:r>
              <w:t xml:space="preserve"> DHS officials have </w:t>
            </w:r>
            <w:hyperlink r:id="rId197">
              <w:r w:rsidR="002661E1">
                <w:rPr>
                  <w:rStyle w:val="Hyperlink"/>
                </w:rPr>
                <w:t>stated</w:t>
              </w:r>
            </w:hyperlink>
            <w:r>
              <w:t xml:space="preserve"> these tools are for investigating transnational criminal organizations, but they are capable of surveilling anyone’s phone </w:t>
            </w:r>
            <w:r>
              <w:lastRenderedPageBreak/>
              <w:t xml:space="preserve">contents </w:t>
            </w:r>
            <w:hyperlink r:id="rId198" w:anchor="page=12">
              <w:r w:rsidRPr="6604E1D9">
                <w:rPr>
                  <w:rStyle w:val="Hyperlink"/>
                </w:rPr>
                <w:t>undetected</w:t>
              </w:r>
            </w:hyperlink>
            <w:r>
              <w:t xml:space="preserve">. </w:t>
            </w:r>
            <w:commentRangeEnd w:id="174"/>
            <w:r w:rsidR="00BE507B">
              <w:rPr>
                <w:rStyle w:val="CommentReference"/>
                <w:sz w:val="24"/>
                <w:szCs w:val="24"/>
              </w:rPr>
              <w:commentReference w:id="174"/>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BC79AF" w14:textId="77777777" w:rsidR="007F7597" w:rsidRDefault="007F7597" w:rsidP="00C86ED5">
            <w:r w:rsidRPr="58507186">
              <w:lastRenderedPageBreak/>
              <w:t>Paragon</w:t>
            </w:r>
            <w:r>
              <w:t xml:space="preserve"> (ICE):</w:t>
            </w:r>
          </w:p>
          <w:p w14:paraId="02950472" w14:textId="77777777" w:rsidR="007F7597" w:rsidRDefault="007F7597" w:rsidP="007F7597">
            <w:pPr>
              <w:pStyle w:val="ListParagraph"/>
              <w:numPr>
                <w:ilvl w:val="0"/>
                <w:numId w:val="8"/>
              </w:numPr>
              <w:spacing w:line="240" w:lineRule="auto"/>
              <w:ind w:left="360" w:hanging="216"/>
            </w:pPr>
            <w:r w:rsidRPr="58507186">
              <w:t>2024: $2.0 million</w:t>
            </w:r>
          </w:p>
          <w:p w14:paraId="29D84309"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907DE5" w14:textId="77777777" w:rsidR="007F7597" w:rsidRDefault="007F7597" w:rsidP="00C86ED5">
            <w:r w:rsidRPr="000B71AC">
              <w:rPr>
                <w:i/>
                <w:iCs/>
              </w:rPr>
              <w:t>404 Media</w:t>
            </w:r>
            <w:r>
              <w:t>, “</w:t>
            </w:r>
            <w:hyperlink r:id="rId199">
              <w:r w:rsidRPr="6604E1D9">
                <w:rPr>
                  <w:rStyle w:val="Hyperlink"/>
                </w:rPr>
                <w:t>We Sued ICE to Get Its Spyware Contract. The Agency Is Redacting Essentially Everything</w:t>
              </w:r>
            </w:hyperlink>
            <w:r>
              <w:t>” (June 2026)</w:t>
            </w:r>
          </w:p>
          <w:p w14:paraId="0A3AB1EE" w14:textId="77777777" w:rsidR="007F7597" w:rsidRDefault="007F7597" w:rsidP="00C86ED5"/>
          <w:p w14:paraId="08C8B4FB" w14:textId="77777777" w:rsidR="007F7597" w:rsidRDefault="007F7597" w:rsidP="00C86ED5">
            <w:r>
              <w:t>NPR, “</w:t>
            </w:r>
            <w:hyperlink r:id="rId200">
              <w:r w:rsidRPr="6604E1D9">
                <w:rPr>
                  <w:rStyle w:val="Hyperlink"/>
                </w:rPr>
                <w:t>What We Know About How the U.S. Government Uses Spyware (and What We Don</w:t>
              </w:r>
              <w:r>
                <w:rPr>
                  <w:rStyle w:val="Hyperlink"/>
                </w:rPr>
                <w:t>’</w:t>
              </w:r>
              <w:r w:rsidRPr="6604E1D9">
                <w:rPr>
                  <w:rStyle w:val="Hyperlink"/>
                </w:rPr>
                <w:t>t)</w:t>
              </w:r>
            </w:hyperlink>
            <w:r>
              <w:t>” (May 2026)</w:t>
            </w:r>
          </w:p>
          <w:p w14:paraId="16D3B988" w14:textId="77777777" w:rsidR="007F7597" w:rsidRDefault="007F7597" w:rsidP="00C86ED5"/>
          <w:p w14:paraId="538160A9" w14:textId="77777777" w:rsidR="007F7597" w:rsidRDefault="007F7597" w:rsidP="00C86ED5">
            <w:r>
              <w:t xml:space="preserve">Electronic Privacy Information Center, </w:t>
            </w:r>
            <w:hyperlink r:id="rId201">
              <w:r w:rsidRPr="000B71AC">
                <w:rPr>
                  <w:rStyle w:val="Hyperlink"/>
                  <w:i/>
                  <w:iCs/>
                </w:rPr>
                <w:t>The Fight to Protect Our Phones: A Multi-Prong Approach to Spyware Reform</w:t>
              </w:r>
            </w:hyperlink>
            <w:r>
              <w:t xml:space="preserve"> (November 2025)</w:t>
            </w:r>
          </w:p>
          <w:p w14:paraId="61517AA7" w14:textId="77777777" w:rsidR="007F7597" w:rsidRDefault="007F7597" w:rsidP="00C86ED5"/>
          <w:p w14:paraId="0DDB4E62" w14:textId="77777777" w:rsidR="007F7597" w:rsidRDefault="007F7597" w:rsidP="00C86ED5">
            <w:r>
              <w:t xml:space="preserve">The Citizen Lab, </w:t>
            </w:r>
            <w:hyperlink r:id="rId202">
              <w:r w:rsidRPr="000B71AC">
                <w:rPr>
                  <w:rStyle w:val="Hyperlink"/>
                  <w:i/>
                  <w:iCs/>
                </w:rPr>
                <w:t>Virtue or Vice? A First Look at Paragon’s Proliferating Spyware Operations</w:t>
              </w:r>
            </w:hyperlink>
            <w:r>
              <w:t xml:space="preserve"> (Mar 2025)</w:t>
            </w:r>
          </w:p>
          <w:p w14:paraId="315AC6CA"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890E46" w14:textId="180772F1" w:rsidR="007F7597" w:rsidRDefault="002661E1" w:rsidP="00C86ED5">
            <w:hyperlink r:id="rId203" w:history="1">
              <w:r w:rsidR="007F7597" w:rsidRPr="002661E1">
                <w:rPr>
                  <w:rStyle w:val="Hyperlink"/>
                </w:rPr>
                <w:t>Letter from ICE</w:t>
              </w:r>
            </w:hyperlink>
            <w:r w:rsidR="007F7597">
              <w:t xml:space="preserve"> to Rep. Summer Lee re:</w:t>
            </w:r>
            <w:r>
              <w:t xml:space="preserve"> ICE’s use of Paragon </w:t>
            </w:r>
            <w:r w:rsidR="007F7597">
              <w:t>(April 2026)</w:t>
            </w:r>
          </w:p>
        </w:tc>
      </w:tr>
      <w:tr w:rsidR="007F7597" w14:paraId="6881A3E4"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93CE1A" w14:textId="7DA95B96" w:rsidR="007F7597" w:rsidRDefault="007F7597" w:rsidP="00C86ED5">
            <w:r w:rsidRPr="6604E1D9">
              <w:rPr>
                <w:b/>
                <w:bCs/>
              </w:rPr>
              <w:lastRenderedPageBreak/>
              <w:t>Wiretaps</w:t>
            </w:r>
            <w:r w:rsidRPr="000B71AC">
              <w:rPr>
                <w:b/>
                <w:bCs/>
              </w:rPr>
              <w:t>.</w:t>
            </w:r>
            <w:r>
              <w:t xml:space="preserve"> Wiretaps, which </w:t>
            </w:r>
            <w:hyperlink r:id="rId204">
              <w:r w:rsidRPr="6604E1D9">
                <w:rPr>
                  <w:rStyle w:val="Hyperlink"/>
                </w:rPr>
                <w:t>require</w:t>
              </w:r>
            </w:hyperlink>
            <w:r>
              <w:t xml:space="preserve"> a probable cause warrant, allow investigators to intercept the contents of phone calls or electronic communications in furtherance of </w:t>
            </w:r>
            <w:del w:id="175" w:author="Gabriella Sanchez" w:date="2026-07-27T11:47:00Z" w16du:dateUtc="2026-07-27T15:47:00Z">
              <w:r w:rsidDel="00DB13DA">
                <w:delText xml:space="preserve">a </w:delText>
              </w:r>
            </w:del>
            <w:r>
              <w:t>criminal investigation</w:t>
            </w:r>
            <w:ins w:id="176" w:author="Gabriella Sanchez" w:date="2026-07-27T11:47:00Z" w16du:dateUtc="2026-07-27T15:47:00Z">
              <w:r w:rsidR="00DB13DA">
                <w:t>s</w:t>
              </w:r>
            </w:ins>
            <w:r>
              <w:t>.</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567F8E" w14:textId="77777777" w:rsidR="007F7597" w:rsidRDefault="007F7597" w:rsidP="00C86ED5">
            <w:r>
              <w:t>JSI Telecom (ICE): $24.1 million</w:t>
            </w:r>
          </w:p>
          <w:p w14:paraId="526848B2" w14:textId="77777777" w:rsidR="007F7597" w:rsidRDefault="007F7597" w:rsidP="007F7597">
            <w:pPr>
              <w:pStyle w:val="ListParagraph"/>
              <w:numPr>
                <w:ilvl w:val="0"/>
                <w:numId w:val="8"/>
              </w:numPr>
              <w:spacing w:line="240" w:lineRule="auto"/>
              <w:ind w:left="360" w:hanging="216"/>
            </w:pPr>
            <w:r w:rsidRPr="58507186">
              <w:t>2026: $6.8 million</w:t>
            </w:r>
          </w:p>
          <w:p w14:paraId="05B9B3E7" w14:textId="77777777" w:rsidR="007F7597" w:rsidRDefault="007F7597" w:rsidP="007F7597">
            <w:pPr>
              <w:pStyle w:val="ListParagraph"/>
              <w:numPr>
                <w:ilvl w:val="0"/>
                <w:numId w:val="8"/>
              </w:numPr>
              <w:spacing w:line="240" w:lineRule="auto"/>
              <w:ind w:left="360" w:hanging="216"/>
            </w:pPr>
            <w:r>
              <w:t>2025: $7.3 million</w:t>
            </w:r>
          </w:p>
          <w:p w14:paraId="40375339" w14:textId="77777777" w:rsidR="007F7597" w:rsidRDefault="007F7597" w:rsidP="007F7597">
            <w:pPr>
              <w:pStyle w:val="ListParagraph"/>
              <w:numPr>
                <w:ilvl w:val="0"/>
                <w:numId w:val="8"/>
              </w:numPr>
              <w:spacing w:line="240" w:lineRule="auto"/>
              <w:ind w:left="360" w:hanging="216"/>
            </w:pPr>
            <w:r>
              <w:t>2024: $1.5 million</w:t>
            </w:r>
          </w:p>
          <w:p w14:paraId="2580954A" w14:textId="77777777" w:rsidR="007F7597" w:rsidRDefault="007F7597" w:rsidP="007F7597">
            <w:pPr>
              <w:pStyle w:val="ListParagraph"/>
              <w:numPr>
                <w:ilvl w:val="0"/>
                <w:numId w:val="8"/>
              </w:numPr>
              <w:spacing w:line="240" w:lineRule="auto"/>
              <w:ind w:left="360" w:hanging="216"/>
            </w:pPr>
            <w:r>
              <w:t>2023: $2.8 million</w:t>
            </w:r>
          </w:p>
          <w:p w14:paraId="50EBFAB8" w14:textId="77777777" w:rsidR="007F7597" w:rsidRDefault="007F7597" w:rsidP="007F7597">
            <w:pPr>
              <w:pStyle w:val="ListParagraph"/>
              <w:numPr>
                <w:ilvl w:val="0"/>
                <w:numId w:val="8"/>
              </w:numPr>
              <w:spacing w:line="240" w:lineRule="auto"/>
              <w:ind w:left="360" w:hanging="216"/>
            </w:pPr>
            <w:r>
              <w:t>2022: $3 million</w:t>
            </w:r>
          </w:p>
          <w:p w14:paraId="07FE3F96" w14:textId="77777777" w:rsidR="007F7597" w:rsidRDefault="007F7597" w:rsidP="007F7597">
            <w:pPr>
              <w:pStyle w:val="ListParagraph"/>
              <w:numPr>
                <w:ilvl w:val="0"/>
                <w:numId w:val="8"/>
              </w:numPr>
              <w:spacing w:line="240" w:lineRule="auto"/>
              <w:ind w:left="360" w:hanging="216"/>
            </w:pPr>
            <w:r>
              <w:t>2021: $2.8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DA0FB2" w14:textId="77777777" w:rsidR="007F7597" w:rsidRDefault="007F7597" w:rsidP="00C86ED5">
            <w:r w:rsidRPr="000B71AC">
              <w:rPr>
                <w:i/>
                <w:iCs/>
              </w:rPr>
              <w:t>The Logic</w:t>
            </w:r>
            <w:r>
              <w:t>, “</w:t>
            </w:r>
            <w:hyperlink r:id="rId205">
              <w:r w:rsidRPr="6604E1D9">
                <w:rPr>
                  <w:rStyle w:val="Hyperlink"/>
                </w:rPr>
                <w:t>Ottawa is Subsidizing a Tech Firm that Provides Wiretapping Tools to ICE</w:t>
              </w:r>
            </w:hyperlink>
            <w:r>
              <w:t>” (January 2026)</w:t>
            </w:r>
          </w:p>
          <w:p w14:paraId="2B98EDF7" w14:textId="77777777" w:rsidR="007F7597" w:rsidRDefault="007F7597" w:rsidP="00C86ED5"/>
          <w:p w14:paraId="24EDEF74" w14:textId="77777777" w:rsidR="007F7597" w:rsidRDefault="007F7597" w:rsidP="00C86ED5">
            <w:r>
              <w:t>Privacy International, “</w:t>
            </w:r>
            <w:hyperlink r:id="rId206">
              <w:r w:rsidRPr="6604E1D9">
                <w:rPr>
                  <w:rStyle w:val="Hyperlink"/>
                </w:rPr>
                <w:t xml:space="preserve">ICE </w:t>
              </w:r>
              <w:r>
                <w:rPr>
                  <w:rStyle w:val="Hyperlink"/>
                </w:rPr>
                <w:t>I</w:t>
              </w:r>
              <w:r w:rsidRPr="6604E1D9">
                <w:rPr>
                  <w:rStyle w:val="Hyperlink"/>
                </w:rPr>
                <w:t>s Paying Millions to Surveillance Company to Spy on People’s Communications</w:t>
              </w:r>
            </w:hyperlink>
            <w:r>
              <w:t>” (May 2019)</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07FCFF" w14:textId="77777777" w:rsidR="007F7597" w:rsidRDefault="007F7597" w:rsidP="00C86ED5">
            <w:r>
              <w:t xml:space="preserve">ICE PIA-061: </w:t>
            </w:r>
            <w:hyperlink r:id="rId207">
              <w:r w:rsidRPr="6604E1D9">
                <w:rPr>
                  <w:rStyle w:val="Hyperlink"/>
                </w:rPr>
                <w:t>Homeland Security Investigation Surveillance Technologies</w:t>
              </w:r>
            </w:hyperlink>
            <w:r>
              <w:t xml:space="preserve"> (January 2022)</w:t>
            </w:r>
          </w:p>
        </w:tc>
      </w:tr>
    </w:tbl>
    <w:p w14:paraId="50795930" w14:textId="77777777" w:rsidR="007F7597" w:rsidRDefault="007F7597" w:rsidP="007F7597">
      <w:pPr>
        <w:spacing w:after="0"/>
        <w:rPr>
          <w:vertAlign w:val="superscript"/>
        </w:rPr>
      </w:pPr>
    </w:p>
    <w:p w14:paraId="5A5F6DD6" w14:textId="77777777" w:rsidR="007F7597" w:rsidRDefault="007F7597" w:rsidP="007F7597">
      <w:pPr>
        <w:pStyle w:val="ListParagraph"/>
        <w:numPr>
          <w:ilvl w:val="0"/>
          <w:numId w:val="1"/>
        </w:numPr>
        <w:spacing w:after="0"/>
        <w:contextualSpacing w:val="0"/>
      </w:pPr>
      <w:r>
        <w:t>Data Purchases</w:t>
      </w:r>
    </w:p>
    <w:tbl>
      <w:tblPr>
        <w:tblStyle w:val="TableGrid"/>
        <w:tblW w:w="9432" w:type="dxa"/>
        <w:tblLook w:val="06A0" w:firstRow="1" w:lastRow="0" w:firstColumn="1" w:lastColumn="0" w:noHBand="1" w:noVBand="1"/>
      </w:tblPr>
      <w:tblGrid>
        <w:gridCol w:w="1728"/>
        <w:gridCol w:w="2520"/>
        <w:gridCol w:w="2592"/>
        <w:gridCol w:w="2592"/>
      </w:tblGrid>
      <w:tr w:rsidR="007F7597" w14:paraId="39EB88CD"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059E0F" w14:textId="77777777" w:rsidR="007F7597" w:rsidRDefault="007F7597" w:rsidP="00C86ED5">
            <w:pPr>
              <w:rPr>
                <w:b/>
                <w:bCs/>
              </w:rPr>
            </w:pPr>
            <w:r>
              <w:rPr>
                <w:b/>
                <w:bCs/>
              </w:rPr>
              <w:t>Type of Data Purchase</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8D6DD4" w14:textId="77777777" w:rsidR="007F7597" w:rsidRDefault="007F7597" w:rsidP="00C86ED5">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BB49B1" w14:textId="77777777" w:rsidR="007F7597" w:rsidRDefault="007F7597" w:rsidP="00C86ED5">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06BF73" w14:textId="77777777" w:rsidR="007F7597" w:rsidRDefault="007F7597" w:rsidP="00C86ED5">
            <w:pPr>
              <w:rPr>
                <w:b/>
                <w:bCs/>
              </w:rPr>
            </w:pPr>
            <w:r>
              <w:rPr>
                <w:b/>
                <w:bCs/>
              </w:rPr>
              <w:t xml:space="preserve">DHS </w:t>
            </w:r>
            <w:r w:rsidRPr="6604E1D9">
              <w:rPr>
                <w:b/>
                <w:bCs/>
              </w:rPr>
              <w:t>Policies</w:t>
            </w:r>
            <w:r>
              <w:rPr>
                <w:b/>
                <w:bCs/>
              </w:rPr>
              <w:t xml:space="preserve"> and Other Resources</w:t>
            </w:r>
          </w:p>
        </w:tc>
      </w:tr>
      <w:tr w:rsidR="007F7597" w14:paraId="28BFC7A5"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EBFB23" w14:textId="77777777" w:rsidR="007F7597" w:rsidRDefault="007F7597" w:rsidP="00C86ED5">
            <w:r w:rsidRPr="12A7DD5C">
              <w:rPr>
                <w:b/>
                <w:bCs/>
              </w:rPr>
              <w:t>Social media monitoring and open-</w:t>
            </w:r>
            <w:r w:rsidRPr="12A7DD5C">
              <w:rPr>
                <w:b/>
                <w:bCs/>
              </w:rPr>
              <w:lastRenderedPageBreak/>
              <w:t>source intelligence</w:t>
            </w:r>
            <w:r w:rsidRPr="000B71AC">
              <w:rPr>
                <w:b/>
                <w:bCs/>
              </w:rPr>
              <w:t>.</w:t>
            </w:r>
            <w:r>
              <w:t xml:space="preserve"> DHS buys software that scrapes social media, the internet, and the dark web and then analyzes this data to link disparate pieces of information or to flag certain posts for further investigation or other action. DHS also pays contractors to screen the social media of immigrants to inform adjudications of benefit requests.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0E3F50" w14:textId="77777777" w:rsidR="007F7597" w:rsidRDefault="007F7597" w:rsidP="00C86ED5">
            <w:r>
              <w:lastRenderedPageBreak/>
              <w:t>Total: At least $91.3 million</w:t>
            </w:r>
          </w:p>
          <w:p w14:paraId="089FB27D" w14:textId="77777777" w:rsidR="007F7597" w:rsidRDefault="007F7597" w:rsidP="00C86ED5"/>
          <w:p w14:paraId="718F1164" w14:textId="77777777" w:rsidR="007F7597" w:rsidRDefault="007F7597" w:rsidP="00C86ED5">
            <w:r>
              <w:lastRenderedPageBreak/>
              <w:t>General Dynamics (ICE): $54.6 million</w:t>
            </w:r>
          </w:p>
          <w:p w14:paraId="189B1B12" w14:textId="77777777" w:rsidR="007F7597" w:rsidRDefault="007F7597" w:rsidP="007F7597">
            <w:pPr>
              <w:pStyle w:val="ListParagraph"/>
              <w:numPr>
                <w:ilvl w:val="0"/>
                <w:numId w:val="8"/>
              </w:numPr>
              <w:spacing w:line="240" w:lineRule="auto"/>
              <w:ind w:left="360" w:hanging="216"/>
            </w:pPr>
            <w:r>
              <w:t>2026: $934,000</w:t>
            </w:r>
          </w:p>
          <w:p w14:paraId="116A5131" w14:textId="77777777" w:rsidR="007F7597" w:rsidRDefault="007F7597" w:rsidP="007F7597">
            <w:pPr>
              <w:pStyle w:val="ListParagraph"/>
              <w:numPr>
                <w:ilvl w:val="0"/>
                <w:numId w:val="8"/>
              </w:numPr>
              <w:spacing w:line="240" w:lineRule="auto"/>
              <w:ind w:left="360" w:hanging="216"/>
            </w:pPr>
            <w:r>
              <w:t>2025: $6.6 million</w:t>
            </w:r>
          </w:p>
          <w:p w14:paraId="36B97B80" w14:textId="77777777" w:rsidR="007F7597" w:rsidRDefault="007F7597" w:rsidP="007F7597">
            <w:pPr>
              <w:pStyle w:val="ListParagraph"/>
              <w:numPr>
                <w:ilvl w:val="0"/>
                <w:numId w:val="8"/>
              </w:numPr>
              <w:spacing w:line="240" w:lineRule="auto"/>
              <w:ind w:left="360" w:hanging="216"/>
            </w:pPr>
            <w:r>
              <w:t>2024: $11.4 million</w:t>
            </w:r>
          </w:p>
          <w:p w14:paraId="04C3A7E8" w14:textId="77777777" w:rsidR="007F7597" w:rsidRDefault="007F7597" w:rsidP="007F7597">
            <w:pPr>
              <w:pStyle w:val="ListParagraph"/>
              <w:numPr>
                <w:ilvl w:val="0"/>
                <w:numId w:val="8"/>
              </w:numPr>
              <w:spacing w:line="240" w:lineRule="auto"/>
              <w:ind w:left="360" w:hanging="216"/>
            </w:pPr>
            <w:r>
              <w:t>2023: $12.6 million</w:t>
            </w:r>
          </w:p>
          <w:p w14:paraId="610D30EB" w14:textId="77777777" w:rsidR="007F7597" w:rsidRDefault="007F7597" w:rsidP="007F7597">
            <w:pPr>
              <w:pStyle w:val="ListParagraph"/>
              <w:numPr>
                <w:ilvl w:val="0"/>
                <w:numId w:val="8"/>
              </w:numPr>
              <w:spacing w:line="240" w:lineRule="auto"/>
              <w:ind w:left="360" w:hanging="216"/>
            </w:pPr>
            <w:r>
              <w:t>2022: $12 million</w:t>
            </w:r>
          </w:p>
          <w:p w14:paraId="521A85B4" w14:textId="77777777" w:rsidR="007F7597" w:rsidRDefault="007F7597" w:rsidP="007F7597">
            <w:pPr>
              <w:pStyle w:val="ListParagraph"/>
              <w:numPr>
                <w:ilvl w:val="0"/>
                <w:numId w:val="8"/>
              </w:numPr>
              <w:spacing w:line="240" w:lineRule="auto"/>
              <w:ind w:left="360" w:hanging="216"/>
            </w:pPr>
            <w:r>
              <w:t>2021: $11.1 million</w:t>
            </w:r>
          </w:p>
          <w:p w14:paraId="5E883E87" w14:textId="77777777" w:rsidR="007F7597" w:rsidRDefault="007F7597" w:rsidP="00C86ED5"/>
          <w:p w14:paraId="2BD3AFB7" w14:textId="77777777" w:rsidR="007F7597" w:rsidRDefault="007F7597" w:rsidP="00C86ED5">
            <w:r>
              <w:t>Fivecast (ICE, CBP, USSS): $8.8 million</w:t>
            </w:r>
          </w:p>
          <w:p w14:paraId="7308BDD1" w14:textId="77777777" w:rsidR="007F7597" w:rsidRDefault="007F7597" w:rsidP="007F7597">
            <w:pPr>
              <w:pStyle w:val="ListParagraph"/>
              <w:numPr>
                <w:ilvl w:val="0"/>
                <w:numId w:val="8"/>
              </w:numPr>
              <w:spacing w:line="240" w:lineRule="auto"/>
              <w:ind w:left="360" w:hanging="216"/>
            </w:pPr>
            <w:r>
              <w:t>2025: $1.7 million</w:t>
            </w:r>
          </w:p>
          <w:p w14:paraId="3166FFED" w14:textId="77777777" w:rsidR="007F7597" w:rsidRDefault="007F7597" w:rsidP="007F7597">
            <w:pPr>
              <w:pStyle w:val="ListParagraph"/>
              <w:numPr>
                <w:ilvl w:val="0"/>
                <w:numId w:val="8"/>
              </w:numPr>
              <w:spacing w:line="240" w:lineRule="auto"/>
              <w:ind w:left="360" w:hanging="216"/>
            </w:pPr>
            <w:r>
              <w:t>2024: $3 million</w:t>
            </w:r>
          </w:p>
          <w:p w14:paraId="5774EA75" w14:textId="77777777" w:rsidR="007F7597" w:rsidRDefault="007F7597" w:rsidP="007F7597">
            <w:pPr>
              <w:pStyle w:val="ListParagraph"/>
              <w:numPr>
                <w:ilvl w:val="0"/>
                <w:numId w:val="8"/>
              </w:numPr>
              <w:spacing w:line="240" w:lineRule="auto"/>
              <w:ind w:left="360" w:hanging="216"/>
            </w:pPr>
            <w:r>
              <w:t>2023: $2.9 million</w:t>
            </w:r>
          </w:p>
          <w:p w14:paraId="3B536FA8" w14:textId="77777777" w:rsidR="007F7597" w:rsidRDefault="007F7597" w:rsidP="007F7597">
            <w:pPr>
              <w:pStyle w:val="ListParagraph"/>
              <w:numPr>
                <w:ilvl w:val="0"/>
                <w:numId w:val="8"/>
              </w:numPr>
              <w:spacing w:line="240" w:lineRule="auto"/>
              <w:ind w:left="360" w:hanging="216"/>
            </w:pPr>
            <w:r>
              <w:t>2022: $1.2 million</w:t>
            </w:r>
          </w:p>
          <w:p w14:paraId="0AEF621E" w14:textId="77777777" w:rsidR="007F7597" w:rsidRDefault="007F7597" w:rsidP="00C86ED5"/>
          <w:p w14:paraId="1C93C376" w14:textId="77777777" w:rsidR="007F7597" w:rsidRDefault="007F7597" w:rsidP="00C86ED5">
            <w:r>
              <w:t>Barbaricum (ICE, CBP): $6.4 million</w:t>
            </w:r>
          </w:p>
          <w:p w14:paraId="6BBE3FEF" w14:textId="77777777" w:rsidR="007F7597" w:rsidRDefault="007F7597" w:rsidP="007F7597">
            <w:pPr>
              <w:pStyle w:val="ListParagraph"/>
              <w:numPr>
                <w:ilvl w:val="0"/>
                <w:numId w:val="8"/>
              </w:numPr>
              <w:spacing w:line="240" w:lineRule="auto"/>
              <w:ind w:left="360" w:hanging="216"/>
            </w:pPr>
            <w:r>
              <w:t>2025: $657,000</w:t>
            </w:r>
          </w:p>
          <w:p w14:paraId="7CA7AB42" w14:textId="77777777" w:rsidR="007F7597" w:rsidRDefault="007F7597" w:rsidP="007F7597">
            <w:pPr>
              <w:pStyle w:val="ListParagraph"/>
              <w:numPr>
                <w:ilvl w:val="0"/>
                <w:numId w:val="8"/>
              </w:numPr>
              <w:spacing w:line="240" w:lineRule="auto"/>
              <w:ind w:left="360" w:hanging="216"/>
            </w:pPr>
            <w:r>
              <w:t>2024: $1.1 million</w:t>
            </w:r>
          </w:p>
          <w:p w14:paraId="4761F17F" w14:textId="77777777" w:rsidR="007F7597" w:rsidRDefault="007F7597" w:rsidP="007F7597">
            <w:pPr>
              <w:pStyle w:val="ListParagraph"/>
              <w:numPr>
                <w:ilvl w:val="0"/>
                <w:numId w:val="8"/>
              </w:numPr>
              <w:spacing w:line="240" w:lineRule="auto"/>
              <w:ind w:left="360" w:hanging="216"/>
            </w:pPr>
            <w:r>
              <w:t>2023: $1.1 million</w:t>
            </w:r>
          </w:p>
          <w:p w14:paraId="137A6BFB" w14:textId="77777777" w:rsidR="007F7597" w:rsidRDefault="007F7597" w:rsidP="007F7597">
            <w:pPr>
              <w:pStyle w:val="ListParagraph"/>
              <w:numPr>
                <w:ilvl w:val="0"/>
                <w:numId w:val="8"/>
              </w:numPr>
              <w:spacing w:line="240" w:lineRule="auto"/>
              <w:ind w:left="360" w:hanging="216"/>
            </w:pPr>
            <w:r>
              <w:t>2022: $2.4 million</w:t>
            </w:r>
          </w:p>
          <w:p w14:paraId="5A8D43AA" w14:textId="77777777" w:rsidR="007F7597" w:rsidRDefault="007F7597" w:rsidP="007F7597">
            <w:pPr>
              <w:pStyle w:val="ListParagraph"/>
              <w:numPr>
                <w:ilvl w:val="0"/>
                <w:numId w:val="8"/>
              </w:numPr>
              <w:spacing w:line="240" w:lineRule="auto"/>
              <w:ind w:left="360" w:hanging="216"/>
            </w:pPr>
            <w:r>
              <w:t>2021: $1.1 million</w:t>
            </w:r>
          </w:p>
          <w:p w14:paraId="7869B589" w14:textId="77777777" w:rsidR="007F7597" w:rsidRDefault="007F7597" w:rsidP="00C86ED5"/>
          <w:p w14:paraId="0A662E60" w14:textId="77777777" w:rsidR="007F7597" w:rsidRDefault="007F7597" w:rsidP="00C86ED5">
            <w:r>
              <w:t>Skopenow (ICE, USSS): $4.7 million</w:t>
            </w:r>
          </w:p>
          <w:p w14:paraId="0D0DD80B" w14:textId="77777777" w:rsidR="007F7597" w:rsidRDefault="007F7597" w:rsidP="007F7597">
            <w:pPr>
              <w:pStyle w:val="ListParagraph"/>
              <w:numPr>
                <w:ilvl w:val="0"/>
                <w:numId w:val="8"/>
              </w:numPr>
              <w:spacing w:line="240" w:lineRule="auto"/>
              <w:ind w:left="360" w:hanging="216"/>
            </w:pPr>
            <w:r>
              <w:t>2025: $20,000</w:t>
            </w:r>
          </w:p>
          <w:p w14:paraId="6725D631" w14:textId="77777777" w:rsidR="007F7597" w:rsidRDefault="007F7597" w:rsidP="007F7597">
            <w:pPr>
              <w:pStyle w:val="ListParagraph"/>
              <w:numPr>
                <w:ilvl w:val="0"/>
                <w:numId w:val="8"/>
              </w:numPr>
              <w:spacing w:line="240" w:lineRule="auto"/>
              <w:ind w:left="360" w:hanging="216"/>
            </w:pPr>
            <w:r>
              <w:t>2024: $1.3 million</w:t>
            </w:r>
          </w:p>
          <w:p w14:paraId="3196F87C" w14:textId="77777777" w:rsidR="007F7597" w:rsidRDefault="007F7597" w:rsidP="007F7597">
            <w:pPr>
              <w:pStyle w:val="ListParagraph"/>
              <w:numPr>
                <w:ilvl w:val="0"/>
                <w:numId w:val="8"/>
              </w:numPr>
              <w:spacing w:line="240" w:lineRule="auto"/>
              <w:ind w:left="360" w:hanging="216"/>
            </w:pPr>
            <w:r>
              <w:t>2023: $1.4 million</w:t>
            </w:r>
          </w:p>
          <w:p w14:paraId="07C768FE" w14:textId="77777777" w:rsidR="007F7597" w:rsidRDefault="007F7597" w:rsidP="007F7597">
            <w:pPr>
              <w:pStyle w:val="ListParagraph"/>
              <w:numPr>
                <w:ilvl w:val="0"/>
                <w:numId w:val="8"/>
              </w:numPr>
              <w:spacing w:line="240" w:lineRule="auto"/>
              <w:ind w:left="360" w:hanging="216"/>
            </w:pPr>
            <w:r>
              <w:t>2022: $984,000</w:t>
            </w:r>
          </w:p>
          <w:p w14:paraId="081397BE" w14:textId="77777777" w:rsidR="007F7597" w:rsidRDefault="007F7597" w:rsidP="007F7597">
            <w:pPr>
              <w:pStyle w:val="ListParagraph"/>
              <w:numPr>
                <w:ilvl w:val="0"/>
                <w:numId w:val="8"/>
              </w:numPr>
              <w:spacing w:line="240" w:lineRule="auto"/>
              <w:ind w:left="360" w:hanging="216"/>
            </w:pPr>
            <w:r>
              <w:t>2021: $960,000</w:t>
            </w:r>
          </w:p>
          <w:p w14:paraId="72B101BA" w14:textId="77777777" w:rsidR="007F7597" w:rsidRDefault="007F7597" w:rsidP="00C86ED5"/>
          <w:p w14:paraId="0B9C3522" w14:textId="77777777" w:rsidR="007F7597" w:rsidRDefault="007F7597" w:rsidP="00C86ED5">
            <w:r>
              <w:lastRenderedPageBreak/>
              <w:t>Marinus Analytics (ICE, CBP, USCIS): $3.5 million</w:t>
            </w:r>
          </w:p>
          <w:p w14:paraId="02AF16DF" w14:textId="77777777" w:rsidR="007F7597" w:rsidRDefault="007F7597" w:rsidP="007F7597">
            <w:pPr>
              <w:pStyle w:val="ListParagraph"/>
              <w:numPr>
                <w:ilvl w:val="0"/>
                <w:numId w:val="8"/>
              </w:numPr>
              <w:spacing w:line="240" w:lineRule="auto"/>
              <w:ind w:left="360" w:hanging="216"/>
            </w:pPr>
            <w:r>
              <w:t>2026: $99,000</w:t>
            </w:r>
          </w:p>
          <w:p w14:paraId="120D215C" w14:textId="77777777" w:rsidR="007F7597" w:rsidRDefault="007F7597" w:rsidP="007F7597">
            <w:pPr>
              <w:pStyle w:val="ListParagraph"/>
              <w:numPr>
                <w:ilvl w:val="0"/>
                <w:numId w:val="8"/>
              </w:numPr>
              <w:spacing w:line="240" w:lineRule="auto"/>
              <w:ind w:left="360" w:hanging="216"/>
            </w:pPr>
            <w:r>
              <w:t>2025: $714,000</w:t>
            </w:r>
          </w:p>
          <w:p w14:paraId="1CC590AE" w14:textId="77777777" w:rsidR="007F7597" w:rsidRDefault="007F7597" w:rsidP="007F7597">
            <w:pPr>
              <w:pStyle w:val="ListParagraph"/>
              <w:numPr>
                <w:ilvl w:val="0"/>
                <w:numId w:val="8"/>
              </w:numPr>
              <w:spacing w:line="240" w:lineRule="auto"/>
              <w:ind w:left="360" w:hanging="216"/>
            </w:pPr>
            <w:r>
              <w:t>2024: $432,000</w:t>
            </w:r>
          </w:p>
          <w:p w14:paraId="624C2DEA" w14:textId="77777777" w:rsidR="007F7597" w:rsidRDefault="007F7597" w:rsidP="007F7597">
            <w:pPr>
              <w:pStyle w:val="ListParagraph"/>
              <w:numPr>
                <w:ilvl w:val="0"/>
                <w:numId w:val="8"/>
              </w:numPr>
              <w:spacing w:line="240" w:lineRule="auto"/>
              <w:ind w:left="360" w:hanging="216"/>
            </w:pPr>
            <w:r>
              <w:t>2023: $419,000</w:t>
            </w:r>
          </w:p>
          <w:p w14:paraId="1F8A4785" w14:textId="77777777" w:rsidR="007F7597" w:rsidRDefault="007F7597" w:rsidP="007F7597">
            <w:pPr>
              <w:pStyle w:val="ListParagraph"/>
              <w:numPr>
                <w:ilvl w:val="0"/>
                <w:numId w:val="8"/>
              </w:numPr>
              <w:spacing w:line="240" w:lineRule="auto"/>
              <w:ind w:left="360" w:hanging="216"/>
            </w:pPr>
            <w:r>
              <w:t>2022: $1 million</w:t>
            </w:r>
          </w:p>
          <w:p w14:paraId="16E6872B" w14:textId="77777777" w:rsidR="007F7597" w:rsidRDefault="007F7597" w:rsidP="007F7597">
            <w:pPr>
              <w:pStyle w:val="ListParagraph"/>
              <w:numPr>
                <w:ilvl w:val="0"/>
                <w:numId w:val="8"/>
              </w:numPr>
              <w:spacing w:line="240" w:lineRule="auto"/>
              <w:ind w:left="360" w:hanging="216"/>
            </w:pPr>
            <w:r>
              <w:t>2021: $795,000</w:t>
            </w:r>
          </w:p>
          <w:p w14:paraId="24DC4BE6" w14:textId="77777777" w:rsidR="007F7597" w:rsidRDefault="007F7597" w:rsidP="00C86ED5"/>
          <w:p w14:paraId="325870C6" w14:textId="77777777" w:rsidR="007F7597" w:rsidRDefault="007F7597" w:rsidP="00C86ED5">
            <w:r>
              <w:t>Zignal Labs (ICE, USSS): $3.4 million</w:t>
            </w:r>
          </w:p>
          <w:p w14:paraId="05EB3AF1" w14:textId="77777777" w:rsidR="007F7597" w:rsidRDefault="007F7597" w:rsidP="007F7597">
            <w:pPr>
              <w:pStyle w:val="ListParagraph"/>
              <w:numPr>
                <w:ilvl w:val="0"/>
                <w:numId w:val="8"/>
              </w:numPr>
              <w:spacing w:line="240" w:lineRule="auto"/>
              <w:ind w:left="360" w:hanging="216"/>
            </w:pPr>
            <w:r>
              <w:t>2025: $1.9 million</w:t>
            </w:r>
          </w:p>
          <w:p w14:paraId="2C40EF51" w14:textId="77777777" w:rsidR="007F7597" w:rsidRDefault="007F7597" w:rsidP="007F7597">
            <w:pPr>
              <w:pStyle w:val="ListParagraph"/>
              <w:numPr>
                <w:ilvl w:val="0"/>
                <w:numId w:val="8"/>
              </w:numPr>
              <w:spacing w:line="240" w:lineRule="auto"/>
              <w:ind w:left="360" w:hanging="216"/>
            </w:pPr>
            <w:r>
              <w:t>2024: $379,000</w:t>
            </w:r>
          </w:p>
          <w:p w14:paraId="5229C001" w14:textId="77777777" w:rsidR="007F7597" w:rsidRDefault="007F7597" w:rsidP="007F7597">
            <w:pPr>
              <w:pStyle w:val="ListParagraph"/>
              <w:numPr>
                <w:ilvl w:val="0"/>
                <w:numId w:val="8"/>
              </w:numPr>
              <w:spacing w:line="240" w:lineRule="auto"/>
              <w:ind w:left="360" w:hanging="216"/>
            </w:pPr>
            <w:r>
              <w:t>2023: $370,000</w:t>
            </w:r>
          </w:p>
          <w:p w14:paraId="26B7CE71" w14:textId="77777777" w:rsidR="007F7597" w:rsidRDefault="007F7597" w:rsidP="007F7597">
            <w:pPr>
              <w:pStyle w:val="ListParagraph"/>
              <w:numPr>
                <w:ilvl w:val="0"/>
                <w:numId w:val="8"/>
              </w:numPr>
              <w:spacing w:line="240" w:lineRule="auto"/>
              <w:ind w:left="360" w:hanging="216"/>
            </w:pPr>
            <w:r>
              <w:t>2022: $361,000</w:t>
            </w:r>
          </w:p>
          <w:p w14:paraId="747783FD" w14:textId="77777777" w:rsidR="007F7597" w:rsidRDefault="007F7597" w:rsidP="007F7597">
            <w:pPr>
              <w:pStyle w:val="ListParagraph"/>
              <w:numPr>
                <w:ilvl w:val="0"/>
                <w:numId w:val="8"/>
              </w:numPr>
              <w:spacing w:line="240" w:lineRule="auto"/>
              <w:ind w:left="360" w:hanging="216"/>
            </w:pPr>
            <w:r>
              <w:t>2021: $352,000</w:t>
            </w:r>
          </w:p>
          <w:p w14:paraId="280F70EE" w14:textId="77777777" w:rsidR="007F7597" w:rsidRDefault="007F7597" w:rsidP="00C86ED5"/>
          <w:p w14:paraId="736C2337" w14:textId="77777777" w:rsidR="007F7597" w:rsidRDefault="007F7597" w:rsidP="00C86ED5">
            <w:r>
              <w:t>ShadowDragon (ICE): $3.2 million</w:t>
            </w:r>
          </w:p>
          <w:p w14:paraId="168FDD22" w14:textId="77777777" w:rsidR="007F7597" w:rsidRDefault="007F7597" w:rsidP="007F7597">
            <w:pPr>
              <w:pStyle w:val="ListParagraph"/>
              <w:numPr>
                <w:ilvl w:val="0"/>
                <w:numId w:val="8"/>
              </w:numPr>
              <w:spacing w:line="240" w:lineRule="auto"/>
              <w:ind w:left="360" w:hanging="216"/>
            </w:pPr>
            <w:r>
              <w:t>2025: $90,000</w:t>
            </w:r>
          </w:p>
          <w:p w14:paraId="28232769" w14:textId="77777777" w:rsidR="007F7597" w:rsidRDefault="007F7597" w:rsidP="007F7597">
            <w:pPr>
              <w:pStyle w:val="ListParagraph"/>
              <w:numPr>
                <w:ilvl w:val="0"/>
                <w:numId w:val="8"/>
              </w:numPr>
              <w:spacing w:line="240" w:lineRule="auto"/>
              <w:ind w:left="360" w:hanging="216"/>
            </w:pPr>
            <w:r>
              <w:t>2024: $1.2 million</w:t>
            </w:r>
          </w:p>
          <w:p w14:paraId="67ABBA9D" w14:textId="77777777" w:rsidR="007F7597" w:rsidRDefault="007F7597" w:rsidP="007F7597">
            <w:pPr>
              <w:pStyle w:val="ListParagraph"/>
              <w:numPr>
                <w:ilvl w:val="0"/>
                <w:numId w:val="8"/>
              </w:numPr>
              <w:spacing w:line="240" w:lineRule="auto"/>
              <w:ind w:left="360" w:hanging="216"/>
            </w:pPr>
            <w:r>
              <w:t>2023: $1.2 million</w:t>
            </w:r>
          </w:p>
          <w:p w14:paraId="42230036" w14:textId="77777777" w:rsidR="007F7597" w:rsidRDefault="007F7597" w:rsidP="007F7597">
            <w:pPr>
              <w:pStyle w:val="ListParagraph"/>
              <w:numPr>
                <w:ilvl w:val="0"/>
                <w:numId w:val="8"/>
              </w:numPr>
              <w:spacing w:line="240" w:lineRule="auto"/>
              <w:ind w:left="360" w:hanging="216"/>
            </w:pPr>
            <w:r>
              <w:t>2022: $87,000</w:t>
            </w:r>
          </w:p>
          <w:p w14:paraId="53CBF607" w14:textId="77777777" w:rsidR="007F7597" w:rsidRDefault="007F7597" w:rsidP="007F7597">
            <w:pPr>
              <w:pStyle w:val="ListParagraph"/>
              <w:numPr>
                <w:ilvl w:val="0"/>
                <w:numId w:val="8"/>
              </w:numPr>
              <w:spacing w:line="240" w:lineRule="auto"/>
              <w:ind w:left="360" w:hanging="216"/>
            </w:pPr>
            <w:r>
              <w:t>2021: $602,000</w:t>
            </w:r>
          </w:p>
          <w:p w14:paraId="52AA3F49" w14:textId="77777777" w:rsidR="007F7597" w:rsidRDefault="007F7597" w:rsidP="00C86ED5"/>
          <w:p w14:paraId="684ABE11" w14:textId="77777777" w:rsidR="007F7597" w:rsidRDefault="007F7597" w:rsidP="00C86ED5">
            <w:r>
              <w:t>Authentic8 (ICE, USSS, S&amp;T): $2.4 million</w:t>
            </w:r>
          </w:p>
          <w:p w14:paraId="166A7742" w14:textId="77777777" w:rsidR="007F7597" w:rsidRDefault="007F7597" w:rsidP="007F7597">
            <w:pPr>
              <w:pStyle w:val="ListParagraph"/>
              <w:numPr>
                <w:ilvl w:val="0"/>
                <w:numId w:val="8"/>
              </w:numPr>
              <w:spacing w:line="240" w:lineRule="auto"/>
              <w:ind w:left="360" w:hanging="216"/>
            </w:pPr>
            <w:r>
              <w:t>2026: $5,000</w:t>
            </w:r>
          </w:p>
          <w:p w14:paraId="0D6DD3BB" w14:textId="77777777" w:rsidR="007F7597" w:rsidRDefault="007F7597" w:rsidP="007F7597">
            <w:pPr>
              <w:pStyle w:val="ListParagraph"/>
              <w:numPr>
                <w:ilvl w:val="0"/>
                <w:numId w:val="8"/>
              </w:numPr>
              <w:spacing w:line="240" w:lineRule="auto"/>
              <w:ind w:left="360" w:hanging="216"/>
            </w:pPr>
            <w:r>
              <w:t>2025: $287,000</w:t>
            </w:r>
          </w:p>
          <w:p w14:paraId="49605B9D" w14:textId="77777777" w:rsidR="007F7597" w:rsidRDefault="007F7597" w:rsidP="007F7597">
            <w:pPr>
              <w:pStyle w:val="ListParagraph"/>
              <w:numPr>
                <w:ilvl w:val="0"/>
                <w:numId w:val="8"/>
              </w:numPr>
              <w:spacing w:line="240" w:lineRule="auto"/>
              <w:ind w:left="360" w:hanging="216"/>
            </w:pPr>
            <w:r>
              <w:t>2024: $474,000</w:t>
            </w:r>
          </w:p>
          <w:p w14:paraId="10A77619" w14:textId="77777777" w:rsidR="007F7597" w:rsidRDefault="007F7597" w:rsidP="007F7597">
            <w:pPr>
              <w:pStyle w:val="ListParagraph"/>
              <w:numPr>
                <w:ilvl w:val="0"/>
                <w:numId w:val="8"/>
              </w:numPr>
              <w:spacing w:line="240" w:lineRule="auto"/>
              <w:ind w:left="360" w:hanging="216"/>
            </w:pPr>
            <w:r>
              <w:t>2023: $591,000</w:t>
            </w:r>
          </w:p>
          <w:p w14:paraId="036A4B51" w14:textId="77777777" w:rsidR="007F7597" w:rsidRDefault="007F7597" w:rsidP="007F7597">
            <w:pPr>
              <w:pStyle w:val="ListParagraph"/>
              <w:numPr>
                <w:ilvl w:val="0"/>
                <w:numId w:val="8"/>
              </w:numPr>
              <w:spacing w:line="240" w:lineRule="auto"/>
              <w:ind w:left="360" w:hanging="216"/>
            </w:pPr>
            <w:r>
              <w:t>2022: $534,000</w:t>
            </w:r>
          </w:p>
          <w:p w14:paraId="1FD818AD" w14:textId="77777777" w:rsidR="007F7597" w:rsidRDefault="007F7597" w:rsidP="007F7597">
            <w:pPr>
              <w:pStyle w:val="ListParagraph"/>
              <w:numPr>
                <w:ilvl w:val="0"/>
                <w:numId w:val="8"/>
              </w:numPr>
              <w:spacing w:line="240" w:lineRule="auto"/>
              <w:ind w:left="360" w:hanging="216"/>
            </w:pPr>
            <w:r>
              <w:t>2021: $519,000</w:t>
            </w:r>
          </w:p>
          <w:p w14:paraId="40376BCE" w14:textId="77777777" w:rsidR="007F7597" w:rsidRDefault="007F7597" w:rsidP="00C86ED5"/>
          <w:p w14:paraId="292F9834" w14:textId="77777777" w:rsidR="007F7597" w:rsidRDefault="007F7597" w:rsidP="00C86ED5">
            <w:r>
              <w:t>OSINT Combine (ICE, CBP, USSS): $2.2 million</w:t>
            </w:r>
          </w:p>
          <w:p w14:paraId="21EEB89E" w14:textId="77777777" w:rsidR="007F7597" w:rsidRDefault="007F7597" w:rsidP="007F7597">
            <w:pPr>
              <w:pStyle w:val="ListParagraph"/>
              <w:numPr>
                <w:ilvl w:val="0"/>
                <w:numId w:val="8"/>
              </w:numPr>
              <w:spacing w:line="240" w:lineRule="auto"/>
              <w:ind w:left="360" w:hanging="216"/>
            </w:pPr>
            <w:r>
              <w:t>2026: $99,000</w:t>
            </w:r>
          </w:p>
          <w:p w14:paraId="5E2D41F0" w14:textId="77777777" w:rsidR="007F7597" w:rsidRDefault="007F7597" w:rsidP="007F7597">
            <w:pPr>
              <w:pStyle w:val="ListParagraph"/>
              <w:numPr>
                <w:ilvl w:val="0"/>
                <w:numId w:val="8"/>
              </w:numPr>
              <w:spacing w:line="240" w:lineRule="auto"/>
              <w:ind w:left="360" w:hanging="216"/>
            </w:pPr>
            <w:r>
              <w:lastRenderedPageBreak/>
              <w:t>2025: $1.7 million</w:t>
            </w:r>
          </w:p>
          <w:p w14:paraId="09478B67" w14:textId="77777777" w:rsidR="007F7597" w:rsidRDefault="007F7597" w:rsidP="007F7597">
            <w:pPr>
              <w:pStyle w:val="ListParagraph"/>
              <w:numPr>
                <w:ilvl w:val="0"/>
                <w:numId w:val="8"/>
              </w:numPr>
              <w:spacing w:line="240" w:lineRule="auto"/>
              <w:ind w:left="360" w:hanging="216"/>
            </w:pPr>
            <w:r>
              <w:t>2024: $245,000</w:t>
            </w:r>
          </w:p>
          <w:p w14:paraId="18BBA186" w14:textId="77777777" w:rsidR="007F7597" w:rsidRDefault="007F7597" w:rsidP="007F7597">
            <w:pPr>
              <w:pStyle w:val="ListParagraph"/>
              <w:numPr>
                <w:ilvl w:val="0"/>
                <w:numId w:val="8"/>
              </w:numPr>
              <w:spacing w:line="240" w:lineRule="auto"/>
              <w:ind w:left="360" w:hanging="216"/>
            </w:pPr>
            <w:r>
              <w:t>2023: $173,000</w:t>
            </w:r>
          </w:p>
          <w:p w14:paraId="71304082" w14:textId="77777777" w:rsidR="007F7597" w:rsidRDefault="007F7597" w:rsidP="00C86ED5"/>
          <w:p w14:paraId="6327A938" w14:textId="77777777" w:rsidR="007F7597" w:rsidRDefault="007F7597" w:rsidP="00C86ED5">
            <w:r>
              <w:t>Seerist (CBP):</w:t>
            </w:r>
          </w:p>
          <w:p w14:paraId="0393BC10" w14:textId="77777777" w:rsidR="007F7597" w:rsidRDefault="007F7597" w:rsidP="007F7597">
            <w:pPr>
              <w:pStyle w:val="ListParagraph"/>
              <w:numPr>
                <w:ilvl w:val="0"/>
                <w:numId w:val="8"/>
              </w:numPr>
              <w:spacing w:line="240" w:lineRule="auto"/>
              <w:ind w:left="360" w:hanging="216"/>
            </w:pPr>
            <w:r>
              <w:t>2022: $718,000</w:t>
            </w:r>
          </w:p>
          <w:p w14:paraId="55A268CF" w14:textId="77777777" w:rsidR="007F7597" w:rsidRDefault="007F7597" w:rsidP="00C86ED5"/>
          <w:p w14:paraId="529BB37A" w14:textId="77777777" w:rsidR="007F7597" w:rsidRDefault="007F7597" w:rsidP="00C86ED5">
            <w:r>
              <w:t>GeoSpark Analytics (CBP):</w:t>
            </w:r>
          </w:p>
          <w:p w14:paraId="3A4126D6" w14:textId="77777777" w:rsidR="007F7597" w:rsidRDefault="007F7597" w:rsidP="007F7597">
            <w:pPr>
              <w:pStyle w:val="ListParagraph"/>
              <w:numPr>
                <w:ilvl w:val="0"/>
                <w:numId w:val="8"/>
              </w:numPr>
              <w:spacing w:line="240" w:lineRule="auto"/>
              <w:ind w:left="360" w:hanging="216"/>
            </w:pPr>
            <w:r>
              <w:t>2021: $661,000</w:t>
            </w:r>
          </w:p>
          <w:p w14:paraId="707BBF93" w14:textId="77777777" w:rsidR="007F7597" w:rsidRDefault="007F7597" w:rsidP="00C86ED5"/>
          <w:p w14:paraId="56715074" w14:textId="77777777" w:rsidR="007F7597" w:rsidRDefault="007F7597" w:rsidP="00C86ED5">
            <w:r w:rsidRPr="58507186">
              <w:t>Team Cymru</w:t>
            </w:r>
            <w:r>
              <w:t xml:space="preserve"> (ICE)</w:t>
            </w:r>
            <w:r w:rsidRPr="58507186">
              <w:t>: $555,000</w:t>
            </w:r>
          </w:p>
          <w:p w14:paraId="54285B44" w14:textId="77777777" w:rsidR="007F7597" w:rsidRDefault="007F7597" w:rsidP="007F7597">
            <w:pPr>
              <w:pStyle w:val="ListParagraph"/>
              <w:numPr>
                <w:ilvl w:val="0"/>
                <w:numId w:val="8"/>
              </w:numPr>
              <w:spacing w:line="240" w:lineRule="auto"/>
              <w:ind w:left="360" w:hanging="216"/>
            </w:pPr>
            <w:r w:rsidRPr="58507186">
              <w:t>2025: $130,000</w:t>
            </w:r>
          </w:p>
          <w:p w14:paraId="2B421379" w14:textId="77777777" w:rsidR="007F7597" w:rsidRDefault="007F7597" w:rsidP="007F7597">
            <w:pPr>
              <w:pStyle w:val="ListParagraph"/>
              <w:numPr>
                <w:ilvl w:val="0"/>
                <w:numId w:val="8"/>
              </w:numPr>
              <w:spacing w:line="240" w:lineRule="auto"/>
              <w:ind w:left="360" w:hanging="216"/>
            </w:pPr>
            <w:r w:rsidRPr="58507186">
              <w:t>2024: $130,000</w:t>
            </w:r>
          </w:p>
          <w:p w14:paraId="20F1E5A5" w14:textId="77777777" w:rsidR="007F7597" w:rsidRDefault="007F7597" w:rsidP="007F7597">
            <w:pPr>
              <w:pStyle w:val="ListParagraph"/>
              <w:numPr>
                <w:ilvl w:val="0"/>
                <w:numId w:val="8"/>
              </w:numPr>
              <w:spacing w:line="240" w:lineRule="auto"/>
              <w:ind w:left="360" w:hanging="216"/>
            </w:pPr>
            <w:r w:rsidRPr="58507186">
              <w:t>2021: $295,000</w:t>
            </w:r>
          </w:p>
          <w:p w14:paraId="7B03B8DD" w14:textId="77777777" w:rsidR="007F7597" w:rsidRDefault="007F7597" w:rsidP="00C86ED5"/>
          <w:p w14:paraId="58D7F2E4" w14:textId="77777777" w:rsidR="007F7597" w:rsidRDefault="007F7597" w:rsidP="00C86ED5">
            <w:r>
              <w:t>Giant Oak (ICE): $210,000</w:t>
            </w:r>
          </w:p>
          <w:p w14:paraId="6F8DF15D" w14:textId="77777777" w:rsidR="007F7597" w:rsidRDefault="007F7597" w:rsidP="007F7597">
            <w:pPr>
              <w:pStyle w:val="ListParagraph"/>
              <w:numPr>
                <w:ilvl w:val="0"/>
                <w:numId w:val="8"/>
              </w:numPr>
              <w:spacing w:line="240" w:lineRule="auto"/>
              <w:ind w:left="360" w:hanging="216"/>
            </w:pPr>
            <w:r>
              <w:t>2022: -$138,000</w:t>
            </w:r>
          </w:p>
          <w:p w14:paraId="33716323" w14:textId="77777777" w:rsidR="007F7597" w:rsidRDefault="007F7597" w:rsidP="007F7597">
            <w:pPr>
              <w:pStyle w:val="ListParagraph"/>
              <w:numPr>
                <w:ilvl w:val="0"/>
                <w:numId w:val="8"/>
              </w:numPr>
              <w:spacing w:line="240" w:lineRule="auto"/>
              <w:ind w:left="360" w:hanging="216"/>
            </w:pPr>
            <w:r>
              <w:t>2021: $348,000</w:t>
            </w:r>
          </w:p>
          <w:p w14:paraId="1FF5145A"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04936B" w14:textId="50E2D948" w:rsidR="00816F5A" w:rsidRDefault="00816F5A" w:rsidP="00C86ED5">
            <w:r>
              <w:lastRenderedPageBreak/>
              <w:t>Brennan Center, “</w:t>
            </w:r>
            <w:hyperlink r:id="rId208" w:history="1">
              <w:r w:rsidRPr="00816F5A">
                <w:rPr>
                  <w:rStyle w:val="Hyperlink"/>
                </w:rPr>
                <w:t>Closing the Social Media Surveill</w:t>
              </w:r>
              <w:r w:rsidRPr="00816F5A">
                <w:rPr>
                  <w:rStyle w:val="Hyperlink"/>
                </w:rPr>
                <w:t>a</w:t>
              </w:r>
              <w:r w:rsidRPr="00816F5A">
                <w:rPr>
                  <w:rStyle w:val="Hyperlink"/>
                </w:rPr>
                <w:t xml:space="preserve">nce </w:t>
              </w:r>
              <w:r w:rsidRPr="00816F5A">
                <w:rPr>
                  <w:rStyle w:val="Hyperlink"/>
                </w:rPr>
                <w:t>Loophole</w:t>
              </w:r>
            </w:hyperlink>
            <w:r>
              <w:t xml:space="preserve">” (March 2026) </w:t>
            </w:r>
          </w:p>
          <w:p w14:paraId="71153B42" w14:textId="77777777" w:rsidR="009E0070" w:rsidRDefault="009E0070" w:rsidP="00C86ED5"/>
          <w:p w14:paraId="3D9B0940" w14:textId="73EC1907" w:rsidR="009E0070" w:rsidRDefault="009E0070" w:rsidP="00C86ED5">
            <w:r w:rsidRPr="0092688F">
              <w:rPr>
                <w:i/>
                <w:iCs/>
                <w:rPrChange w:id="177" w:author="Gabriella Sanchez" w:date="2026-07-24T14:05:00Z" w16du:dateUtc="2026-07-24T18:05:00Z">
                  <w:rPr/>
                </w:rPrChange>
              </w:rPr>
              <w:t>The Conversation</w:t>
            </w:r>
            <w:r>
              <w:t>, “</w:t>
            </w:r>
            <w:hyperlink r:id="rId209" w:history="1">
              <w:r w:rsidRPr="009E0070">
                <w:rPr>
                  <w:rStyle w:val="Hyperlink"/>
                </w:rPr>
                <w:t>Always Watching: How ICE’s Plan to Monitor Social Media 24/7 Threatens Privacy and Civic Participation</w:t>
              </w:r>
            </w:hyperlink>
            <w:r>
              <w:t xml:space="preserve">” (November 2025) </w:t>
            </w:r>
          </w:p>
          <w:p w14:paraId="27794864" w14:textId="77777777" w:rsidR="00121AA2" w:rsidRDefault="00121AA2" w:rsidP="00C86ED5"/>
          <w:p w14:paraId="32B9EC0F" w14:textId="4AB2528C" w:rsidR="00121AA2" w:rsidRDefault="00121AA2" w:rsidP="00C86ED5">
            <w:commentRangeStart w:id="178"/>
            <w:r>
              <w:t>The Tech Buzz</w:t>
            </w:r>
            <w:commentRangeEnd w:id="178"/>
            <w:r>
              <w:rPr>
                <w:rStyle w:val="CommentReference"/>
                <w:sz w:val="24"/>
                <w:szCs w:val="24"/>
              </w:rPr>
              <w:commentReference w:id="178"/>
            </w:r>
            <w:r>
              <w:t>, “</w:t>
            </w:r>
            <w:hyperlink r:id="rId210" w:history="1">
              <w:r w:rsidRPr="00121AA2">
                <w:rPr>
                  <w:rStyle w:val="Hyperlink"/>
                </w:rPr>
                <w:t>ICE Deplo</w:t>
              </w:r>
              <w:r w:rsidRPr="00121AA2">
                <w:rPr>
                  <w:rStyle w:val="Hyperlink"/>
                </w:rPr>
                <w:t>y</w:t>
              </w:r>
              <w:r w:rsidRPr="00121AA2">
                <w:rPr>
                  <w:rStyle w:val="Hyperlink"/>
                </w:rPr>
                <w:t>s $5.7M AI Surveillance System to Track Millions</w:t>
              </w:r>
            </w:hyperlink>
            <w:r>
              <w:t xml:space="preserve">” (October 2025) </w:t>
            </w:r>
          </w:p>
          <w:p w14:paraId="335BEDE5" w14:textId="77777777" w:rsidR="0051750B" w:rsidRDefault="0051750B" w:rsidP="00C86ED5"/>
          <w:p w14:paraId="394466E7" w14:textId="0F6736C2" w:rsidR="0051750B" w:rsidRDefault="0051750B" w:rsidP="00C86ED5">
            <w:r w:rsidRPr="0051750B">
              <w:rPr>
                <w:i/>
                <w:iCs/>
              </w:rPr>
              <w:t>Wired</w:t>
            </w:r>
            <w:r>
              <w:t>, “</w:t>
            </w:r>
            <w:hyperlink r:id="rId211" w:history="1">
              <w:r w:rsidRPr="0051750B">
                <w:rPr>
                  <w:rStyle w:val="Hyperlink"/>
                </w:rPr>
                <w:t>ICE Wants to Build Out a 24/7 Social Media Surveillance Team</w:t>
              </w:r>
            </w:hyperlink>
            <w:r>
              <w:t>” (October 2025)</w:t>
            </w:r>
          </w:p>
          <w:p w14:paraId="4C46125E" w14:textId="77777777" w:rsidR="007F7597" w:rsidRDefault="007F7597" w:rsidP="00C86ED5">
            <w:pPr>
              <w:rPr>
                <w:rFonts w:ascii="Times New Roman" w:eastAsia="Times New Roman" w:hAnsi="Times New Roman" w:cs="Times New Roman"/>
              </w:rPr>
            </w:pPr>
          </w:p>
          <w:p w14:paraId="0C17CFED" w14:textId="0B835E83" w:rsidR="009E0070" w:rsidRDefault="009E0070" w:rsidP="00C86ED5"/>
          <w:p w14:paraId="6C39F3B9" w14:textId="1610584A" w:rsidR="007A2085" w:rsidRDefault="007A2085" w:rsidP="00C86ED5">
            <w:r w:rsidRPr="0041730D">
              <w:rPr>
                <w:i/>
                <w:iCs/>
              </w:rPr>
              <w:t>404 Media</w:t>
            </w:r>
            <w:r>
              <w:t>, “</w:t>
            </w:r>
            <w:hyperlink r:id="rId212" w:history="1">
              <w:r w:rsidRPr="007A2085">
                <w:rPr>
                  <w:rStyle w:val="Hyperlink"/>
                </w:rPr>
                <w:t>The A.I. Surveillance Tool DHS Uses to Detect ‘Sentiment and Emotion’</w:t>
              </w:r>
            </w:hyperlink>
            <w:r>
              <w:t>” (August 2023)</w:t>
            </w:r>
          </w:p>
          <w:p w14:paraId="695AF6FF" w14:textId="77777777" w:rsidR="007F7597" w:rsidRDefault="007F7597" w:rsidP="00C86ED5"/>
          <w:p w14:paraId="61C28CA2" w14:textId="77777777" w:rsidR="007F7597" w:rsidRDefault="007F7597" w:rsidP="00C86ED5">
            <w:r>
              <w:t>Brennan Center, “</w:t>
            </w:r>
            <w:hyperlink r:id="rId213">
              <w:r w:rsidRPr="12A7DD5C">
                <w:rPr>
                  <w:rStyle w:val="Hyperlink"/>
                </w:rPr>
                <w:t xml:space="preserve">Social Media Surveillance by the </w:t>
              </w:r>
              <w:r w:rsidRPr="12A7DD5C">
                <w:rPr>
                  <w:rStyle w:val="Hyperlink"/>
                </w:rPr>
                <w:lastRenderedPageBreak/>
                <w:t>U.S. Government</w:t>
              </w:r>
            </w:hyperlink>
            <w:r>
              <w:t>” (January 2022)</w:t>
            </w:r>
          </w:p>
          <w:p w14:paraId="7F9A0BE6" w14:textId="77777777" w:rsidR="007F7597" w:rsidRDefault="007F7597" w:rsidP="00C86ED5"/>
          <w:p w14:paraId="53C769B8" w14:textId="77777777" w:rsidR="007F7597" w:rsidRDefault="007F7597" w:rsidP="00C86ED5">
            <w:r>
              <w:t xml:space="preserve">Brennan Center, </w:t>
            </w:r>
            <w:hyperlink r:id="rId214">
              <w:r>
                <w:rPr>
                  <w:rStyle w:val="Hyperlink"/>
                </w:rPr>
                <w:t>[DHS] Social Media Monitoring</w:t>
              </w:r>
            </w:hyperlink>
            <w:r>
              <w:t xml:space="preserve"> (March 2020)</w:t>
            </w:r>
          </w:p>
          <w:p w14:paraId="242F98BA" w14:textId="77777777" w:rsidR="007F7597" w:rsidRDefault="007F7597" w:rsidP="00C86ED5">
            <w:pPr>
              <w:rPr>
                <w:rFonts w:ascii="Times New Roman" w:eastAsia="Times New Roman" w:hAnsi="Times New Roman" w:cs="Times New Roman"/>
              </w:rPr>
            </w:pPr>
          </w:p>
          <w:p w14:paraId="5102EC17" w14:textId="77777777" w:rsidR="007F7597" w:rsidRDefault="007F7597" w:rsidP="00C86ED5">
            <w:r w:rsidRPr="000B71AC">
              <w:rPr>
                <w:i/>
                <w:iCs/>
              </w:rPr>
              <w:t>Lawfare</w:t>
            </w:r>
            <w:r>
              <w:t>, “</w:t>
            </w:r>
            <w:hyperlink r:id="rId215">
              <w:r w:rsidRPr="12A7DD5C">
                <w:rPr>
                  <w:rStyle w:val="Hyperlink"/>
                </w:rPr>
                <w:t>The National Vetting Enterprise: Artificial Intelligence and Immigration Enforcement</w:t>
              </w:r>
            </w:hyperlink>
            <w:r>
              <w:t>” (January 2019)</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2803FF" w14:textId="77777777" w:rsidR="007F7597" w:rsidRDefault="007F7597" w:rsidP="00C86ED5">
            <w:r>
              <w:lastRenderedPageBreak/>
              <w:t>DHS AI Use Case Inventory (</w:t>
            </w:r>
            <w:hyperlink r:id="rId216" w:history="1">
              <w:r w:rsidRPr="00E27A85">
                <w:rPr>
                  <w:rStyle w:val="Hyperlink"/>
                </w:rPr>
                <w:t>CBP</w:t>
              </w:r>
            </w:hyperlink>
            <w:r>
              <w:t xml:space="preserve">, </w:t>
            </w:r>
            <w:hyperlink r:id="rId217" w:history="1">
              <w:r w:rsidRPr="00E27A85">
                <w:rPr>
                  <w:rStyle w:val="Hyperlink"/>
                </w:rPr>
                <w:t>ICE</w:t>
              </w:r>
            </w:hyperlink>
            <w:r>
              <w:t xml:space="preserve">) (January 2026): </w:t>
            </w:r>
          </w:p>
          <w:p w14:paraId="322E3F14" w14:textId="77777777" w:rsidR="007F7597" w:rsidRDefault="007F7597" w:rsidP="007F7597">
            <w:pPr>
              <w:pStyle w:val="ListParagraph"/>
              <w:numPr>
                <w:ilvl w:val="0"/>
                <w:numId w:val="19"/>
              </w:numPr>
              <w:spacing w:line="240" w:lineRule="auto"/>
              <w:ind w:left="360" w:hanging="216"/>
            </w:pPr>
            <w:r w:rsidRPr="0037685C">
              <w:t>CBP Babel</w:t>
            </w:r>
            <w:r>
              <w:rPr>
                <w:rStyle w:val="FootnoteReference"/>
              </w:rPr>
              <w:footnoteReference w:id="12"/>
            </w:r>
            <w:r>
              <w:t xml:space="preserve"> (DHS-185) </w:t>
            </w:r>
          </w:p>
          <w:p w14:paraId="3336BC68" w14:textId="77777777" w:rsidR="007F7597" w:rsidRDefault="007F7597" w:rsidP="007F7597">
            <w:pPr>
              <w:pStyle w:val="ListParagraph"/>
              <w:numPr>
                <w:ilvl w:val="0"/>
                <w:numId w:val="19"/>
              </w:numPr>
              <w:spacing w:line="240" w:lineRule="auto"/>
              <w:ind w:left="360" w:hanging="216"/>
            </w:pPr>
            <w:r w:rsidRPr="0037685C">
              <w:t>CBP Open Source and Social Media Analysis</w:t>
            </w:r>
            <w:r>
              <w:t xml:space="preserve"> (DHS-2538) </w:t>
            </w:r>
          </w:p>
          <w:p w14:paraId="55E6A8F6" w14:textId="77777777" w:rsidR="007F7597" w:rsidRDefault="007F7597" w:rsidP="007F7597">
            <w:pPr>
              <w:pStyle w:val="ListParagraph"/>
              <w:numPr>
                <w:ilvl w:val="0"/>
                <w:numId w:val="19"/>
              </w:numPr>
              <w:spacing w:line="240" w:lineRule="auto"/>
              <w:ind w:left="360" w:hanging="216"/>
            </w:pPr>
            <w:r w:rsidRPr="0037685C">
              <w:t>CBP Traffic Jam</w:t>
            </w:r>
            <w:r>
              <w:t xml:space="preserve"> (DHS-2570) </w:t>
            </w:r>
          </w:p>
          <w:p w14:paraId="0CECD4A4" w14:textId="77777777" w:rsidR="007F7597" w:rsidRDefault="007F7597" w:rsidP="007F7597">
            <w:pPr>
              <w:pStyle w:val="ListParagraph"/>
              <w:numPr>
                <w:ilvl w:val="0"/>
                <w:numId w:val="19"/>
              </w:numPr>
              <w:spacing w:line="240" w:lineRule="auto"/>
              <w:ind w:left="360" w:hanging="216"/>
            </w:pPr>
            <w:r w:rsidRPr="0037685C">
              <w:t>ICE Open-Source Intelligence for Investigations</w:t>
            </w:r>
            <w:r>
              <w:t xml:space="preserve"> (DHS-2759)</w:t>
            </w:r>
          </w:p>
          <w:p w14:paraId="74A640F0" w14:textId="77777777" w:rsidR="007F7597" w:rsidRDefault="007F7597" w:rsidP="00C86ED5">
            <w:pPr>
              <w:rPr>
                <w:rFonts w:ascii="Times New Roman" w:eastAsia="Times New Roman" w:hAnsi="Times New Roman" w:cs="Times New Roman"/>
              </w:rPr>
            </w:pPr>
          </w:p>
          <w:p w14:paraId="29161B38" w14:textId="77777777" w:rsidR="007F7597" w:rsidRDefault="007F7597" w:rsidP="00C86ED5">
            <w:pPr>
              <w:rPr>
                <w:rFonts w:ascii="Times New Roman" w:eastAsia="Times New Roman" w:hAnsi="Times New Roman" w:cs="Times New Roman"/>
              </w:rPr>
            </w:pPr>
            <w:r w:rsidRPr="00825260">
              <w:rPr>
                <w:rFonts w:ascii="Times New Roman" w:eastAsia="Times New Roman" w:hAnsi="Times New Roman" w:cs="Times New Roman"/>
              </w:rPr>
              <w:t>ICE</w:t>
            </w:r>
            <w:r>
              <w:rPr>
                <w:rFonts w:ascii="Times New Roman" w:eastAsia="Times New Roman" w:hAnsi="Times New Roman" w:cs="Times New Roman"/>
              </w:rPr>
              <w:t xml:space="preserve"> </w:t>
            </w:r>
            <w:r w:rsidRPr="00825260">
              <w:rPr>
                <w:rFonts w:ascii="Times New Roman" w:eastAsia="Times New Roman" w:hAnsi="Times New Roman" w:cs="Times New Roman"/>
              </w:rPr>
              <w:t>PIA-066</w:t>
            </w:r>
            <w:r w:rsidRPr="12A7DD5C">
              <w:rPr>
                <w:rFonts w:ascii="Times New Roman" w:eastAsia="Times New Roman" w:hAnsi="Times New Roman" w:cs="Times New Roman"/>
              </w:rPr>
              <w:t xml:space="preserve">: </w:t>
            </w:r>
            <w:hyperlink r:id="rId218">
              <w:r w:rsidRPr="12A7DD5C">
                <w:rPr>
                  <w:rStyle w:val="Hyperlink"/>
                </w:rPr>
                <w:t>Analytic Tools in Support of the Protective Mission</w:t>
              </w:r>
            </w:hyperlink>
            <w:r>
              <w:t xml:space="preserve"> (August 2025)</w:t>
            </w:r>
          </w:p>
          <w:p w14:paraId="501EF9B3" w14:textId="77777777" w:rsidR="007F7597" w:rsidRDefault="007F7597" w:rsidP="00C86ED5"/>
          <w:p w14:paraId="4F5E375F" w14:textId="77777777" w:rsidR="007F7597" w:rsidRDefault="007F7597" w:rsidP="00C86ED5">
            <w:r>
              <w:t xml:space="preserve">I&amp;A </w:t>
            </w:r>
            <w:hyperlink r:id="rId219">
              <w:r w:rsidRPr="12A7DD5C">
                <w:rPr>
                  <w:rStyle w:val="Hyperlink"/>
                </w:rPr>
                <w:t>Policy Manual,</w:t>
              </w:r>
            </w:hyperlink>
            <w:r>
              <w:t xml:space="preserve"> Section 3-102 (January 2025)</w:t>
            </w:r>
          </w:p>
          <w:p w14:paraId="6C7F0E34" w14:textId="77777777" w:rsidR="007F7597" w:rsidRDefault="007F7597" w:rsidP="00C86ED5">
            <w:pPr>
              <w:rPr>
                <w:rFonts w:ascii="Times New Roman" w:eastAsia="Times New Roman" w:hAnsi="Times New Roman" w:cs="Times New Roman"/>
              </w:rPr>
            </w:pPr>
          </w:p>
          <w:p w14:paraId="6150C0CC" w14:textId="77777777" w:rsidR="007F7597" w:rsidRDefault="007F7597" w:rsidP="00C86ED5">
            <w:pPr>
              <w:rPr>
                <w:rFonts w:ascii="Times New Roman" w:eastAsia="Times New Roman" w:hAnsi="Times New Roman" w:cs="Times New Roman"/>
              </w:rPr>
            </w:pPr>
            <w:r w:rsidRPr="007C6CE3">
              <w:rPr>
                <w:rFonts w:ascii="Times New Roman" w:eastAsia="Times New Roman" w:hAnsi="Times New Roman" w:cs="Times New Roman"/>
              </w:rPr>
              <w:t>ICE</w:t>
            </w:r>
            <w:r>
              <w:rPr>
                <w:rFonts w:ascii="Times New Roman" w:eastAsia="Times New Roman" w:hAnsi="Times New Roman" w:cs="Times New Roman"/>
              </w:rPr>
              <w:t xml:space="preserve"> </w:t>
            </w:r>
            <w:r w:rsidRPr="007C6CE3">
              <w:rPr>
                <w:rFonts w:ascii="Times New Roman" w:eastAsia="Times New Roman" w:hAnsi="Times New Roman" w:cs="Times New Roman"/>
              </w:rPr>
              <w:t>PIA-064</w:t>
            </w:r>
            <w:r w:rsidRPr="12A7DD5C">
              <w:rPr>
                <w:rFonts w:ascii="Times New Roman" w:eastAsia="Times New Roman" w:hAnsi="Times New Roman" w:cs="Times New Roman"/>
              </w:rPr>
              <w:t xml:space="preserve">: </w:t>
            </w:r>
            <w:hyperlink r:id="rId220">
              <w:r w:rsidRPr="12A7DD5C">
                <w:rPr>
                  <w:rStyle w:val="Hyperlink"/>
                </w:rPr>
                <w:t>Immigration and Customs Enforcement Operational Use of Publicly Available Information Including Social Media Information for Law Enforcement Investigations</w:t>
              </w:r>
            </w:hyperlink>
            <w:r>
              <w:t xml:space="preserve"> (December 2023)</w:t>
            </w:r>
          </w:p>
          <w:p w14:paraId="72013F21" w14:textId="77777777" w:rsidR="007F7597" w:rsidRDefault="007F7597" w:rsidP="00C86ED5">
            <w:pPr>
              <w:rPr>
                <w:rFonts w:ascii="Times New Roman" w:eastAsia="Times New Roman" w:hAnsi="Times New Roman" w:cs="Times New Roman"/>
              </w:rPr>
            </w:pPr>
          </w:p>
          <w:p w14:paraId="34DFB9D8" w14:textId="77777777" w:rsidR="007F7597" w:rsidRDefault="007F7597" w:rsidP="00C86ED5">
            <w:pPr>
              <w:rPr>
                <w:rFonts w:ascii="Times New Roman" w:eastAsia="Times New Roman" w:hAnsi="Times New Roman" w:cs="Times New Roman"/>
              </w:rPr>
            </w:pPr>
            <w:r w:rsidRPr="004862F1">
              <w:rPr>
                <w:rFonts w:ascii="Times New Roman" w:eastAsia="Times New Roman" w:hAnsi="Times New Roman" w:cs="Times New Roman"/>
              </w:rPr>
              <w:lastRenderedPageBreak/>
              <w:t>CBP</w:t>
            </w:r>
            <w:r>
              <w:rPr>
                <w:rFonts w:ascii="Times New Roman" w:eastAsia="Times New Roman" w:hAnsi="Times New Roman" w:cs="Times New Roman"/>
              </w:rPr>
              <w:t xml:space="preserve"> </w:t>
            </w:r>
            <w:r w:rsidRPr="004862F1">
              <w:rPr>
                <w:rFonts w:ascii="Times New Roman" w:eastAsia="Times New Roman" w:hAnsi="Times New Roman" w:cs="Times New Roman"/>
              </w:rPr>
              <w:t>PIA-058</w:t>
            </w:r>
            <w:r w:rsidRPr="12A7DD5C">
              <w:rPr>
                <w:rFonts w:ascii="Times New Roman" w:eastAsia="Times New Roman" w:hAnsi="Times New Roman" w:cs="Times New Roman"/>
              </w:rPr>
              <w:t xml:space="preserve">: </w:t>
            </w:r>
            <w:hyperlink r:id="rId221">
              <w:r w:rsidRPr="12A7DD5C">
                <w:rPr>
                  <w:rStyle w:val="Hyperlink"/>
                </w:rPr>
                <w:t>Publicly Available Social Media Monitoring and Situational Awareness Initiative</w:t>
              </w:r>
            </w:hyperlink>
            <w:r>
              <w:t xml:space="preserve"> (March 2019)</w:t>
            </w:r>
          </w:p>
          <w:p w14:paraId="05E959D5" w14:textId="77777777" w:rsidR="007F7597" w:rsidRDefault="007F7597" w:rsidP="00C86ED5"/>
          <w:p w14:paraId="6427E2FE" w14:textId="77777777" w:rsidR="007F7597" w:rsidRDefault="007F7597" w:rsidP="00C86ED5">
            <w:r>
              <w:t xml:space="preserve">USCIS PIA-056(a): </w:t>
            </w:r>
            <w:hyperlink r:id="rId222">
              <w:r w:rsidRPr="12A7DD5C">
                <w:rPr>
                  <w:rStyle w:val="Hyperlink"/>
                </w:rPr>
                <w:t>Electronic Immigration System</w:t>
              </w:r>
            </w:hyperlink>
            <w:r>
              <w:t xml:space="preserve"> (December 2018)</w:t>
            </w:r>
          </w:p>
          <w:p w14:paraId="693C2754" w14:textId="77777777" w:rsidR="007F7597" w:rsidRDefault="007F7597" w:rsidP="00C86ED5"/>
          <w:p w14:paraId="43BDA16D" w14:textId="77777777" w:rsidR="007F7597" w:rsidRDefault="007F7597" w:rsidP="00C86ED5">
            <w:r>
              <w:t xml:space="preserve">DHS Handbook 4300A: </w:t>
            </w:r>
            <w:hyperlink r:id="rId223">
              <w:r w:rsidRPr="12A7DD5C">
                <w:rPr>
                  <w:rStyle w:val="Hyperlink"/>
                </w:rPr>
                <w:t>Sensitive Systems Handbook Attachment X: Social Media</w:t>
              </w:r>
            </w:hyperlink>
            <w:r>
              <w:t xml:space="preserve"> (July 2018)</w:t>
            </w:r>
          </w:p>
          <w:p w14:paraId="5CE69941" w14:textId="77777777" w:rsidR="007F7597" w:rsidRDefault="007F7597" w:rsidP="00C86ED5"/>
          <w:p w14:paraId="15923778" w14:textId="77777777" w:rsidR="007F7597" w:rsidRDefault="007F7597" w:rsidP="00C86ED5">
            <w:pPr>
              <w:rPr>
                <w:rFonts w:ascii="Times New Roman" w:eastAsia="Times New Roman" w:hAnsi="Times New Roman" w:cs="Times New Roman"/>
              </w:rPr>
            </w:pPr>
            <w:r w:rsidRPr="12A7DD5C">
              <w:rPr>
                <w:rFonts w:ascii="Times New Roman" w:eastAsia="Times New Roman" w:hAnsi="Times New Roman" w:cs="Times New Roman"/>
              </w:rPr>
              <w:t xml:space="preserve">I&amp;A Instruction IA-1000: </w:t>
            </w:r>
            <w:hyperlink r:id="rId224">
              <w:r w:rsidRPr="12A7DD5C">
                <w:rPr>
                  <w:rStyle w:val="Hyperlink"/>
                </w:rPr>
                <w:t>Intelligence Oversight Program and Guidelines</w:t>
              </w:r>
            </w:hyperlink>
            <w:r>
              <w:t xml:space="preserve"> (January 2017)</w:t>
            </w:r>
          </w:p>
          <w:p w14:paraId="2566BCCE" w14:textId="77777777" w:rsidR="007F7597" w:rsidRDefault="007F7597" w:rsidP="00C86ED5"/>
          <w:p w14:paraId="7165E5E0" w14:textId="77777777" w:rsidR="007F7597" w:rsidRDefault="007F7597" w:rsidP="00C86ED5">
            <w:r>
              <w:t xml:space="preserve">I&amp;A Instruction IA-900: </w:t>
            </w:r>
            <w:hyperlink r:id="rId225">
              <w:r w:rsidRPr="12A7DD5C">
                <w:rPr>
                  <w:rStyle w:val="Hyperlink"/>
                </w:rPr>
                <w:t>Official Usage of Publicly Available Information</w:t>
              </w:r>
            </w:hyperlink>
            <w:r>
              <w:t xml:space="preserve"> (January 2015)</w:t>
            </w:r>
          </w:p>
          <w:p w14:paraId="6D30C7AC" w14:textId="77777777" w:rsidR="007F7597" w:rsidRDefault="007F7597" w:rsidP="00C86ED5"/>
          <w:p w14:paraId="0368F0B9" w14:textId="77777777" w:rsidR="007F7597" w:rsidRDefault="007F7597" w:rsidP="00C86ED5">
            <w:r>
              <w:t xml:space="preserve">CBP Directive 5410-003: </w:t>
            </w:r>
            <w:hyperlink r:id="rId226">
              <w:r w:rsidRPr="12A7DD5C">
                <w:rPr>
                  <w:rStyle w:val="Hyperlink"/>
                </w:rPr>
                <w:t>Operational Use of Social Media</w:t>
              </w:r>
            </w:hyperlink>
            <w:r>
              <w:t xml:space="preserve"> (January 2015)</w:t>
            </w:r>
          </w:p>
          <w:p w14:paraId="6BE79796" w14:textId="77777777" w:rsidR="007F7597" w:rsidRDefault="007F7597" w:rsidP="00C86ED5"/>
          <w:p w14:paraId="2EAF400B" w14:textId="77777777" w:rsidR="007F7597" w:rsidRDefault="007F7597" w:rsidP="00C86ED5">
            <w:r>
              <w:t xml:space="preserve">ICE Policy Memo 10082.1: </w:t>
            </w:r>
            <w:hyperlink r:id="rId227">
              <w:r w:rsidRPr="12A7DD5C">
                <w:rPr>
                  <w:rStyle w:val="Hyperlink"/>
                </w:rPr>
                <w:t xml:space="preserve">Use of Public and Non-Public Online </w:t>
              </w:r>
              <w:r w:rsidRPr="12A7DD5C">
                <w:rPr>
                  <w:rStyle w:val="Hyperlink"/>
                </w:rPr>
                <w:lastRenderedPageBreak/>
                <w:t>Information</w:t>
              </w:r>
            </w:hyperlink>
            <w:r>
              <w:t xml:space="preserve"> (June 2012)</w:t>
            </w:r>
          </w:p>
          <w:p w14:paraId="1438A4DD" w14:textId="77777777" w:rsidR="007F7597" w:rsidRDefault="007F7597" w:rsidP="00C86ED5"/>
          <w:p w14:paraId="5C1974F8" w14:textId="77777777" w:rsidR="007F7597" w:rsidRDefault="007F7597" w:rsidP="00C86ED5">
            <w:r>
              <w:t xml:space="preserve">DHS Instruction 110-01: </w:t>
            </w:r>
            <w:hyperlink r:id="rId228">
              <w:r w:rsidRPr="12A7DD5C">
                <w:rPr>
                  <w:rStyle w:val="Hyperlink"/>
                </w:rPr>
                <w:t>Privacy Policy for Operational Use of Social Media</w:t>
              </w:r>
            </w:hyperlink>
            <w:r>
              <w:t xml:space="preserve"> (June 2012)</w:t>
            </w:r>
          </w:p>
          <w:p w14:paraId="57A94142" w14:textId="77777777" w:rsidR="007F7597" w:rsidRDefault="007F7597" w:rsidP="00C86ED5"/>
          <w:p w14:paraId="133961C9" w14:textId="77777777" w:rsidR="007F7597" w:rsidRDefault="007F7597" w:rsidP="00C86ED5">
            <w:r>
              <w:t xml:space="preserve">DHS Directive 110-01: </w:t>
            </w:r>
            <w:hyperlink r:id="rId229">
              <w:r w:rsidRPr="12A7DD5C">
                <w:rPr>
                  <w:rStyle w:val="Hyperlink"/>
                </w:rPr>
                <w:t>Privacy Policy for Operational Use of Social Media</w:t>
              </w:r>
            </w:hyperlink>
            <w:r>
              <w:t xml:space="preserve"> (June 2012)</w:t>
            </w:r>
          </w:p>
          <w:p w14:paraId="1B692993" w14:textId="77777777" w:rsidR="007F7597" w:rsidRDefault="007F7597" w:rsidP="00C86ED5"/>
          <w:p w14:paraId="2C6C9FCE" w14:textId="438106F4" w:rsidR="007F7597" w:rsidRDefault="007F7597" w:rsidP="00C86ED5">
            <w:r>
              <w:t xml:space="preserve">DHS Social Media Operational Use Templates, Privacy Threshold Analyses, and Rules of Behavior (Various dates; </w:t>
            </w:r>
            <w:r>
              <w:fldChar w:fldCharType="begin"/>
            </w:r>
            <w:r>
              <w:instrText>HYPERLINK "https://www.brennancenter.org/our-work/research-reports/dhs-social-media-monitoring-foia-documents" \h</w:instrText>
            </w:r>
            <w:r>
              <w:fldChar w:fldCharType="separate"/>
            </w:r>
            <w:r>
              <w:rPr>
                <w:rStyle w:val="Hyperlink"/>
              </w:rPr>
              <w:t>o</w:t>
            </w:r>
            <w:r w:rsidRPr="12A7DD5C">
              <w:rPr>
                <w:rStyle w:val="Hyperlink"/>
              </w:rPr>
              <w:t>btained via F</w:t>
            </w:r>
            <w:ins w:id="184" w:author="Gabriella Sanchez" w:date="2026-07-27T11:48:00Z" w16du:dateUtc="2026-07-27T15:48:00Z">
              <w:r w:rsidR="005711E2">
                <w:rPr>
                  <w:rStyle w:val="Hyperlink"/>
                </w:rPr>
                <w:t>reedom of Information Act</w:t>
              </w:r>
            </w:ins>
            <w:del w:id="185" w:author="Gabriella Sanchez" w:date="2026-07-27T11:48:00Z" w16du:dateUtc="2026-07-27T15:48:00Z">
              <w:r w:rsidRPr="12A7DD5C" w:rsidDel="005711E2">
                <w:rPr>
                  <w:rStyle w:val="Hyperlink"/>
                </w:rPr>
                <w:delText>OIA</w:delText>
              </w:r>
            </w:del>
            <w:r w:rsidRPr="12A7DD5C">
              <w:rPr>
                <w:rStyle w:val="Hyperlink"/>
              </w:rPr>
              <w:t xml:space="preserve"> </w:t>
            </w:r>
            <w:del w:id="186" w:author="Gabriella Sanchez" w:date="2026-07-27T11:48:00Z" w16du:dateUtc="2026-07-27T15:48:00Z">
              <w:r w:rsidRPr="12A7DD5C" w:rsidDel="005711E2">
                <w:rPr>
                  <w:rStyle w:val="Hyperlink"/>
                </w:rPr>
                <w:delText>R</w:delText>
              </w:r>
            </w:del>
            <w:ins w:id="187" w:author="Gabriella Sanchez" w:date="2026-07-27T11:48:00Z" w16du:dateUtc="2026-07-27T15:48:00Z">
              <w:r w:rsidR="005711E2">
                <w:rPr>
                  <w:rStyle w:val="Hyperlink"/>
                </w:rPr>
                <w:t>r</w:t>
              </w:r>
            </w:ins>
            <w:r w:rsidRPr="12A7DD5C">
              <w:rPr>
                <w:rStyle w:val="Hyperlink"/>
              </w:rPr>
              <w:t>equest</w:t>
            </w:r>
            <w:r>
              <w:fldChar w:fldCharType="end"/>
            </w:r>
            <w:r>
              <w:t>)</w:t>
            </w:r>
          </w:p>
          <w:p w14:paraId="5E3B6C8A" w14:textId="77777777" w:rsidR="007F7597" w:rsidRDefault="007F7597" w:rsidP="00C86ED5"/>
        </w:tc>
      </w:tr>
      <w:tr w:rsidR="007F7597" w14:paraId="1A7E4DC9"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5AD2CA" w14:textId="5A2D7723" w:rsidR="007F7597" w:rsidRDefault="007F7597" w:rsidP="00C86ED5">
            <w:r w:rsidRPr="6604E1D9">
              <w:rPr>
                <w:b/>
                <w:bCs/>
              </w:rPr>
              <w:lastRenderedPageBreak/>
              <w:t xml:space="preserve">Commercial </w:t>
            </w:r>
            <w:r w:rsidRPr="000F2CA2">
              <w:rPr>
                <w:b/>
                <w:bCs/>
              </w:rPr>
              <w:t>data</w:t>
            </w:r>
            <w:r w:rsidRPr="000F2CA2">
              <w:rPr>
                <w:b/>
                <w:bCs/>
                <w:rPrChange w:id="188" w:author="Gabriella Sanchez" w:date="2026-07-27T11:49:00Z" w16du:dateUtc="2026-07-27T15:49:00Z">
                  <w:rPr/>
                </w:rPrChange>
              </w:rPr>
              <w:t xml:space="preserve"> (not including real-time location data).</w:t>
            </w:r>
            <w:r>
              <w:t xml:space="preserve"> DHS purchase</w:t>
            </w:r>
            <w:r w:rsidR="00CA5082">
              <w:t>s</w:t>
            </w:r>
            <w:r>
              <w:t xml:space="preserve"> home addresses, credit reports, car registrations, </w:t>
            </w:r>
            <w:r>
              <w:lastRenderedPageBreak/>
              <w:t xml:space="preserve">cell phone records, and other personal information that </w:t>
            </w:r>
            <w:r w:rsidR="00EE5FF6">
              <w:t>the department</w:t>
            </w:r>
            <w:r w:rsidR="00CA5082">
              <w:t xml:space="preserve"> </w:t>
            </w:r>
            <w:hyperlink r:id="rId230" w:history="1">
              <w:r w:rsidR="00CA5082" w:rsidRPr="00CA5082">
                <w:rPr>
                  <w:rStyle w:val="Hyperlink"/>
                </w:rPr>
                <w:t>can use</w:t>
              </w:r>
            </w:hyperlink>
            <w:r>
              <w:t xml:space="preserve"> to </w:t>
            </w:r>
            <w:r w:rsidR="00CA5082" w:rsidRPr="00CA5082">
              <w:t>locate</w:t>
            </w:r>
            <w:r>
              <w:t xml:space="preserve"> and build dossiers on individuals.</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558506" w14:textId="77777777" w:rsidR="007F7597" w:rsidRDefault="007F7597" w:rsidP="00C86ED5">
            <w:r w:rsidRPr="58507186">
              <w:lastRenderedPageBreak/>
              <w:t xml:space="preserve">Total: </w:t>
            </w:r>
            <w:r>
              <w:t>A</w:t>
            </w:r>
            <w:r w:rsidRPr="58507186">
              <w:t>t least $</w:t>
            </w:r>
            <w:r>
              <w:t>88.9</w:t>
            </w:r>
            <w:r w:rsidRPr="58507186">
              <w:t xml:space="preserve"> million</w:t>
            </w:r>
          </w:p>
          <w:p w14:paraId="46DCF166" w14:textId="77777777" w:rsidR="007F7597" w:rsidRDefault="007F7597" w:rsidP="00C86ED5"/>
          <w:p w14:paraId="2525B511" w14:textId="77777777" w:rsidR="007F7597" w:rsidRDefault="007F7597" w:rsidP="00C86ED5">
            <w:r w:rsidRPr="58507186">
              <w:t>Relx (Lexis Nexis)</w:t>
            </w:r>
            <w:r>
              <w:t xml:space="preserve"> (ICE, CBP, USCIS, FPS)</w:t>
            </w:r>
            <w:r w:rsidRPr="58507186">
              <w:t>: $4</w:t>
            </w:r>
            <w:r>
              <w:t>5</w:t>
            </w:r>
            <w:r w:rsidRPr="58507186">
              <w:t>.3 million</w:t>
            </w:r>
          </w:p>
          <w:p w14:paraId="32A00CF1" w14:textId="77777777" w:rsidR="007F7597" w:rsidRDefault="007F7597" w:rsidP="007F7597">
            <w:pPr>
              <w:pStyle w:val="ListParagraph"/>
              <w:numPr>
                <w:ilvl w:val="0"/>
                <w:numId w:val="8"/>
              </w:numPr>
              <w:spacing w:line="240" w:lineRule="auto"/>
              <w:ind w:left="360" w:hanging="216"/>
            </w:pPr>
            <w:r w:rsidRPr="58507186">
              <w:t>2026: $</w:t>
            </w:r>
            <w:r>
              <w:t>8</w:t>
            </w:r>
            <w:r w:rsidRPr="58507186">
              <w:t>.</w:t>
            </w:r>
            <w:r>
              <w:t>3</w:t>
            </w:r>
            <w:r w:rsidRPr="58507186">
              <w:t xml:space="preserve"> million</w:t>
            </w:r>
          </w:p>
          <w:p w14:paraId="411D4321" w14:textId="77777777" w:rsidR="007F7597" w:rsidRDefault="007F7597" w:rsidP="007F7597">
            <w:pPr>
              <w:pStyle w:val="ListParagraph"/>
              <w:numPr>
                <w:ilvl w:val="0"/>
                <w:numId w:val="8"/>
              </w:numPr>
              <w:spacing w:line="240" w:lineRule="auto"/>
              <w:ind w:left="360" w:hanging="216"/>
            </w:pPr>
            <w:r w:rsidRPr="58507186">
              <w:t>2025: $7.4 million</w:t>
            </w:r>
          </w:p>
          <w:p w14:paraId="1AA53111" w14:textId="77777777" w:rsidR="007F7597" w:rsidRDefault="007F7597" w:rsidP="007F7597">
            <w:pPr>
              <w:pStyle w:val="ListParagraph"/>
              <w:numPr>
                <w:ilvl w:val="0"/>
                <w:numId w:val="8"/>
              </w:numPr>
              <w:spacing w:line="240" w:lineRule="auto"/>
              <w:ind w:left="360" w:hanging="216"/>
            </w:pPr>
            <w:r w:rsidRPr="58507186">
              <w:t>2024: $8.7 million</w:t>
            </w:r>
          </w:p>
          <w:p w14:paraId="4E58181D" w14:textId="77777777" w:rsidR="007F7597" w:rsidRDefault="007F7597" w:rsidP="007F7597">
            <w:pPr>
              <w:pStyle w:val="ListParagraph"/>
              <w:numPr>
                <w:ilvl w:val="0"/>
                <w:numId w:val="8"/>
              </w:numPr>
              <w:spacing w:line="240" w:lineRule="auto"/>
              <w:ind w:left="360" w:hanging="216"/>
            </w:pPr>
            <w:r w:rsidRPr="58507186">
              <w:t>2023: $9.5 million</w:t>
            </w:r>
          </w:p>
          <w:p w14:paraId="24A2008E" w14:textId="77777777" w:rsidR="007F7597" w:rsidRDefault="007F7597" w:rsidP="007F7597">
            <w:pPr>
              <w:pStyle w:val="ListParagraph"/>
              <w:numPr>
                <w:ilvl w:val="0"/>
                <w:numId w:val="8"/>
              </w:numPr>
              <w:spacing w:line="240" w:lineRule="auto"/>
              <w:ind w:left="360" w:hanging="216"/>
            </w:pPr>
            <w:r w:rsidRPr="58507186">
              <w:t>2022: $7.5 million</w:t>
            </w:r>
          </w:p>
          <w:p w14:paraId="75FC1043" w14:textId="77777777" w:rsidR="007F7597" w:rsidRDefault="007F7597" w:rsidP="007F7597">
            <w:pPr>
              <w:pStyle w:val="ListParagraph"/>
              <w:numPr>
                <w:ilvl w:val="0"/>
                <w:numId w:val="8"/>
              </w:numPr>
              <w:spacing w:line="240" w:lineRule="auto"/>
              <w:ind w:left="360" w:hanging="216"/>
            </w:pPr>
            <w:r w:rsidRPr="58507186">
              <w:t>2021: $</w:t>
            </w:r>
            <w:r>
              <w:t>3.9</w:t>
            </w:r>
            <w:r w:rsidRPr="58507186">
              <w:t xml:space="preserve"> million</w:t>
            </w:r>
          </w:p>
          <w:p w14:paraId="6208E1E2" w14:textId="77777777" w:rsidR="007F7597" w:rsidRDefault="007F7597" w:rsidP="00C86ED5"/>
          <w:p w14:paraId="09CE8B93" w14:textId="77777777" w:rsidR="007F7597" w:rsidRDefault="007F7597" w:rsidP="00C86ED5">
            <w:r w:rsidRPr="58507186">
              <w:lastRenderedPageBreak/>
              <w:t>Thomson Reuters</w:t>
            </w:r>
            <w:r>
              <w:t xml:space="preserve"> (ICE, Chief Information Officer)</w:t>
            </w:r>
            <w:r w:rsidRPr="58507186">
              <w:t>: $31.5 million</w:t>
            </w:r>
          </w:p>
          <w:p w14:paraId="53CD2C2A" w14:textId="77777777" w:rsidR="007F7597" w:rsidRDefault="007F7597" w:rsidP="007F7597">
            <w:pPr>
              <w:pStyle w:val="ListParagraph"/>
              <w:numPr>
                <w:ilvl w:val="0"/>
                <w:numId w:val="8"/>
              </w:numPr>
              <w:spacing w:line="240" w:lineRule="auto"/>
              <w:ind w:left="360" w:hanging="216"/>
            </w:pPr>
            <w:r w:rsidRPr="58507186">
              <w:t>2025: $7.2 million</w:t>
            </w:r>
          </w:p>
          <w:p w14:paraId="01243615" w14:textId="77777777" w:rsidR="007F7597" w:rsidRDefault="007F7597" w:rsidP="007F7597">
            <w:pPr>
              <w:pStyle w:val="ListParagraph"/>
              <w:numPr>
                <w:ilvl w:val="0"/>
                <w:numId w:val="8"/>
              </w:numPr>
              <w:spacing w:line="240" w:lineRule="auto"/>
              <w:ind w:left="360" w:hanging="216"/>
            </w:pPr>
            <w:r w:rsidRPr="58507186">
              <w:t>2024: $6.5 million</w:t>
            </w:r>
          </w:p>
          <w:p w14:paraId="653B698A" w14:textId="77777777" w:rsidR="007F7597" w:rsidRDefault="007F7597" w:rsidP="007F7597">
            <w:pPr>
              <w:pStyle w:val="ListParagraph"/>
              <w:numPr>
                <w:ilvl w:val="0"/>
                <w:numId w:val="8"/>
              </w:numPr>
              <w:spacing w:line="240" w:lineRule="auto"/>
              <w:ind w:left="360" w:hanging="216"/>
            </w:pPr>
            <w:r w:rsidRPr="58507186">
              <w:t>2023: $6.3 million</w:t>
            </w:r>
          </w:p>
          <w:p w14:paraId="334CCFE4" w14:textId="77777777" w:rsidR="007F7597" w:rsidRDefault="007F7597" w:rsidP="007F7597">
            <w:pPr>
              <w:pStyle w:val="ListParagraph"/>
              <w:numPr>
                <w:ilvl w:val="0"/>
                <w:numId w:val="8"/>
              </w:numPr>
              <w:spacing w:line="240" w:lineRule="auto"/>
              <w:ind w:left="360" w:hanging="216"/>
            </w:pPr>
            <w:r w:rsidRPr="58507186">
              <w:t>2022: $10.1 million</w:t>
            </w:r>
          </w:p>
          <w:p w14:paraId="24D02D54" w14:textId="77777777" w:rsidR="007F7597" w:rsidRDefault="007F7597" w:rsidP="007F7597">
            <w:pPr>
              <w:pStyle w:val="ListParagraph"/>
              <w:numPr>
                <w:ilvl w:val="0"/>
                <w:numId w:val="8"/>
              </w:numPr>
              <w:spacing w:line="240" w:lineRule="auto"/>
              <w:ind w:left="360" w:hanging="216"/>
            </w:pPr>
            <w:r w:rsidRPr="58507186">
              <w:t>2021: $1.4 million</w:t>
            </w:r>
          </w:p>
          <w:p w14:paraId="6167BEA3" w14:textId="77777777" w:rsidR="007F7597" w:rsidRDefault="007F7597" w:rsidP="00C86ED5"/>
          <w:p w14:paraId="64096C39" w14:textId="77777777" w:rsidR="007F7597" w:rsidRDefault="007F7597" w:rsidP="00C86ED5">
            <w:r>
              <w:t>Thundercat Technology</w:t>
            </w:r>
            <w:r>
              <w:rPr>
                <w:rStyle w:val="FootnoteReference"/>
              </w:rPr>
              <w:footnoteReference w:id="13"/>
            </w:r>
            <w:r>
              <w:t xml:space="preserve"> (ICE):</w:t>
            </w:r>
          </w:p>
          <w:p w14:paraId="5889ADF5" w14:textId="77777777" w:rsidR="007F7597" w:rsidRDefault="007F7597" w:rsidP="007F7597">
            <w:pPr>
              <w:pStyle w:val="ListParagraph"/>
              <w:numPr>
                <w:ilvl w:val="0"/>
                <w:numId w:val="8"/>
              </w:numPr>
              <w:spacing w:line="240" w:lineRule="auto"/>
              <w:ind w:left="360" w:hanging="216"/>
            </w:pPr>
            <w:r>
              <w:t>2026: $10 million</w:t>
            </w:r>
          </w:p>
          <w:p w14:paraId="34E37562" w14:textId="77777777" w:rsidR="007F7597" w:rsidRDefault="007F7597" w:rsidP="00C86ED5"/>
          <w:p w14:paraId="151B013A" w14:textId="77777777" w:rsidR="007F7597" w:rsidRDefault="007F7597" w:rsidP="00C86ED5">
            <w:r>
              <w:t>Whooster</w:t>
            </w:r>
            <w:r w:rsidRPr="6604E1D9">
              <w:rPr>
                <w:rStyle w:val="FootnoteReference"/>
              </w:rPr>
              <w:footnoteReference w:id="14"/>
            </w:r>
            <w:r>
              <w:t xml:space="preserve"> (ICE, USSS): $1.8 million</w:t>
            </w:r>
          </w:p>
          <w:p w14:paraId="480AD2A1" w14:textId="77777777" w:rsidR="007F7597" w:rsidRDefault="007F7597" w:rsidP="007F7597">
            <w:pPr>
              <w:pStyle w:val="ListParagraph"/>
              <w:numPr>
                <w:ilvl w:val="0"/>
                <w:numId w:val="8"/>
              </w:numPr>
              <w:spacing w:line="240" w:lineRule="auto"/>
              <w:ind w:left="360" w:hanging="216"/>
            </w:pPr>
            <w:r w:rsidRPr="58507186">
              <w:t>2026: $100,000</w:t>
            </w:r>
          </w:p>
          <w:p w14:paraId="623F4C0B" w14:textId="77777777" w:rsidR="007F7597" w:rsidRDefault="007F7597" w:rsidP="007F7597">
            <w:pPr>
              <w:pStyle w:val="ListParagraph"/>
              <w:numPr>
                <w:ilvl w:val="0"/>
                <w:numId w:val="8"/>
              </w:numPr>
              <w:spacing w:line="240" w:lineRule="auto"/>
              <w:ind w:left="360" w:hanging="216"/>
            </w:pPr>
            <w:r w:rsidRPr="58507186">
              <w:t>2025: $344,000</w:t>
            </w:r>
          </w:p>
          <w:p w14:paraId="31552EDE" w14:textId="77777777" w:rsidR="007F7597" w:rsidRDefault="007F7597" w:rsidP="007F7597">
            <w:pPr>
              <w:pStyle w:val="ListParagraph"/>
              <w:numPr>
                <w:ilvl w:val="0"/>
                <w:numId w:val="8"/>
              </w:numPr>
              <w:spacing w:line="240" w:lineRule="auto"/>
              <w:ind w:left="360" w:hanging="216"/>
            </w:pPr>
            <w:r w:rsidRPr="58507186">
              <w:t>2024: $639,000</w:t>
            </w:r>
          </w:p>
          <w:p w14:paraId="2BF3D191" w14:textId="77777777" w:rsidR="007F7597" w:rsidRDefault="007F7597" w:rsidP="007F7597">
            <w:pPr>
              <w:pStyle w:val="ListParagraph"/>
              <w:numPr>
                <w:ilvl w:val="0"/>
                <w:numId w:val="8"/>
              </w:numPr>
              <w:spacing w:line="240" w:lineRule="auto"/>
              <w:ind w:left="360" w:hanging="216"/>
            </w:pPr>
            <w:r w:rsidRPr="58507186">
              <w:t>2023: $585,000</w:t>
            </w:r>
          </w:p>
          <w:p w14:paraId="43BB7620" w14:textId="77777777" w:rsidR="007F7597" w:rsidRDefault="007F7597" w:rsidP="007F7597">
            <w:pPr>
              <w:pStyle w:val="ListParagraph"/>
              <w:numPr>
                <w:ilvl w:val="0"/>
                <w:numId w:val="8"/>
              </w:numPr>
              <w:spacing w:line="240" w:lineRule="auto"/>
              <w:ind w:left="360" w:hanging="216"/>
            </w:pPr>
            <w:r w:rsidRPr="58507186">
              <w:t>2022: $71,000</w:t>
            </w:r>
          </w:p>
          <w:p w14:paraId="09AF8A49" w14:textId="77777777" w:rsidR="007F7597" w:rsidRDefault="007F7597" w:rsidP="007F7597">
            <w:pPr>
              <w:pStyle w:val="ListParagraph"/>
              <w:numPr>
                <w:ilvl w:val="0"/>
                <w:numId w:val="8"/>
              </w:numPr>
              <w:spacing w:line="240" w:lineRule="auto"/>
              <w:ind w:left="360" w:hanging="216"/>
            </w:pPr>
            <w:r w:rsidRPr="58507186">
              <w:t>2021: $71,000</w:t>
            </w:r>
          </w:p>
          <w:p w14:paraId="2E58D223" w14:textId="77777777" w:rsidR="007F7597" w:rsidRDefault="007F7597" w:rsidP="00C86ED5"/>
          <w:p w14:paraId="2082445C" w14:textId="77777777" w:rsidR="007F7597" w:rsidRDefault="007F7597" w:rsidP="00C86ED5">
            <w:r>
              <w:t>Equifax (ICE): $280,000</w:t>
            </w:r>
          </w:p>
          <w:p w14:paraId="40854760" w14:textId="77777777" w:rsidR="007F7597" w:rsidRDefault="007F7597" w:rsidP="007F7597">
            <w:pPr>
              <w:pStyle w:val="ListParagraph"/>
              <w:numPr>
                <w:ilvl w:val="0"/>
                <w:numId w:val="8"/>
              </w:numPr>
              <w:spacing w:line="240" w:lineRule="auto"/>
              <w:ind w:left="360" w:hanging="216"/>
            </w:pPr>
            <w:r w:rsidRPr="58507186">
              <w:t>202</w:t>
            </w:r>
            <w:r>
              <w:t>5</w:t>
            </w:r>
            <w:r w:rsidRPr="58507186">
              <w:t>: $</w:t>
            </w:r>
            <w:r>
              <w:t>69,000</w:t>
            </w:r>
          </w:p>
          <w:p w14:paraId="5410126E" w14:textId="77777777" w:rsidR="007F7597" w:rsidRDefault="007F7597" w:rsidP="007F7597">
            <w:pPr>
              <w:pStyle w:val="ListParagraph"/>
              <w:numPr>
                <w:ilvl w:val="0"/>
                <w:numId w:val="8"/>
              </w:numPr>
              <w:spacing w:line="240" w:lineRule="auto"/>
              <w:ind w:left="360" w:hanging="216"/>
            </w:pPr>
            <w:r>
              <w:t>2024: $66,000</w:t>
            </w:r>
          </w:p>
          <w:p w14:paraId="079FD6AA" w14:textId="77777777" w:rsidR="007F7597" w:rsidRDefault="007F7597" w:rsidP="007F7597">
            <w:pPr>
              <w:pStyle w:val="ListParagraph"/>
              <w:numPr>
                <w:ilvl w:val="0"/>
                <w:numId w:val="8"/>
              </w:numPr>
              <w:spacing w:line="240" w:lineRule="auto"/>
              <w:ind w:left="360" w:hanging="216"/>
            </w:pPr>
            <w:r>
              <w:t>2023: $64,000</w:t>
            </w:r>
          </w:p>
          <w:p w14:paraId="19FADCED" w14:textId="77777777" w:rsidR="007F7597" w:rsidRDefault="007F7597" w:rsidP="007F7597">
            <w:pPr>
              <w:pStyle w:val="ListParagraph"/>
              <w:numPr>
                <w:ilvl w:val="0"/>
                <w:numId w:val="8"/>
              </w:numPr>
              <w:spacing w:line="240" w:lineRule="auto"/>
              <w:ind w:left="360" w:hanging="216"/>
            </w:pPr>
            <w:r>
              <w:t>2022: $41,000</w:t>
            </w:r>
          </w:p>
          <w:p w14:paraId="47FA272B" w14:textId="77777777" w:rsidR="007F7597" w:rsidRPr="005169C9" w:rsidRDefault="007F7597" w:rsidP="007F7597">
            <w:pPr>
              <w:pStyle w:val="ListParagraph"/>
              <w:numPr>
                <w:ilvl w:val="0"/>
                <w:numId w:val="8"/>
              </w:numPr>
              <w:spacing w:line="240" w:lineRule="auto"/>
              <w:ind w:left="360" w:hanging="216"/>
            </w:pPr>
            <w:r>
              <w:t>2021: $40,000</w:t>
            </w:r>
          </w:p>
          <w:p w14:paraId="62BD89DD" w14:textId="77777777" w:rsidR="007F7597" w:rsidRDefault="007F7597" w:rsidP="00C86ED5"/>
          <w:p w14:paraId="1C5EDD0C" w14:textId="77777777" w:rsidR="007F7597" w:rsidRDefault="007F7597" w:rsidP="00C86ED5">
            <w:r w:rsidRPr="58507186">
              <w:t>Transunion</w:t>
            </w:r>
            <w:r>
              <w:t xml:space="preserve"> (USSS)</w:t>
            </w:r>
            <w:r w:rsidRPr="58507186">
              <w:t>:</w:t>
            </w:r>
          </w:p>
          <w:p w14:paraId="7E52CF33" w14:textId="77777777" w:rsidR="007F7597" w:rsidRDefault="007F7597" w:rsidP="007F7597">
            <w:pPr>
              <w:pStyle w:val="ListParagraph"/>
              <w:numPr>
                <w:ilvl w:val="0"/>
                <w:numId w:val="8"/>
              </w:numPr>
              <w:spacing w:line="240" w:lineRule="auto"/>
              <w:ind w:left="360" w:hanging="216"/>
            </w:pPr>
            <w:r w:rsidRPr="58507186">
              <w:t>2026: $52,000</w:t>
            </w:r>
          </w:p>
          <w:p w14:paraId="49E3E06C"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2563AE" w14:textId="39416C56" w:rsidR="007F7597" w:rsidRDefault="007F7597" w:rsidP="00C86ED5">
            <w:r>
              <w:lastRenderedPageBreak/>
              <w:t>NPR, “</w:t>
            </w:r>
            <w:r>
              <w:fldChar w:fldCharType="begin"/>
            </w:r>
            <w:r>
              <w:instrText>HYPERLINK "https://www.npr.org/2026/03/25/nx-s1-5752369/ice-surveillance-data-brokers-congress-anthropic" \h</w:instrText>
            </w:r>
            <w:r>
              <w:fldChar w:fldCharType="separate"/>
            </w:r>
            <w:r w:rsidRPr="6604E1D9">
              <w:rPr>
                <w:rStyle w:val="Hyperlink"/>
              </w:rPr>
              <w:t xml:space="preserve">Your Data is Everywhere. The Government </w:t>
            </w:r>
            <w:r>
              <w:rPr>
                <w:rStyle w:val="Hyperlink"/>
              </w:rPr>
              <w:t>I</w:t>
            </w:r>
            <w:r w:rsidRPr="6604E1D9">
              <w:rPr>
                <w:rStyle w:val="Hyperlink"/>
              </w:rPr>
              <w:t xml:space="preserve">s Buying </w:t>
            </w:r>
            <w:del w:id="199" w:author="Gabriella Sanchez" w:date="2026-07-27T11:13:00Z" w16du:dateUtc="2026-07-27T15:13:00Z">
              <w:r w:rsidRPr="6604E1D9" w:rsidDel="00900A91">
                <w:rPr>
                  <w:rStyle w:val="Hyperlink"/>
                </w:rPr>
                <w:delText xml:space="preserve">it </w:delText>
              </w:r>
            </w:del>
            <w:ins w:id="200" w:author="Gabriella Sanchez" w:date="2026-07-27T11:13:00Z" w16du:dateUtc="2026-07-27T15:13:00Z">
              <w:r w:rsidR="00900A91">
                <w:rPr>
                  <w:rStyle w:val="Hyperlink"/>
                </w:rPr>
                <w:t>I</w:t>
              </w:r>
              <w:r w:rsidR="00900A91" w:rsidRPr="6604E1D9">
                <w:rPr>
                  <w:rStyle w:val="Hyperlink"/>
                </w:rPr>
                <w:t xml:space="preserve">t </w:t>
              </w:r>
            </w:ins>
            <w:r w:rsidRPr="6604E1D9">
              <w:rPr>
                <w:rStyle w:val="Hyperlink"/>
              </w:rPr>
              <w:t>Without a Warrant</w:t>
            </w:r>
            <w:r>
              <w:fldChar w:fldCharType="end"/>
            </w:r>
            <w:r>
              <w:t>” (March 2026)</w:t>
            </w:r>
          </w:p>
          <w:p w14:paraId="236DD8E3" w14:textId="77777777" w:rsidR="007F7597" w:rsidRDefault="007F7597" w:rsidP="00C86ED5"/>
          <w:p w14:paraId="48264BAA" w14:textId="77777777" w:rsidR="007F7597" w:rsidRDefault="007F7597" w:rsidP="00C86ED5">
            <w:r>
              <w:t xml:space="preserve">Georgetown Law Center on Privacy and Technology, </w:t>
            </w:r>
            <w:hyperlink r:id="rId231">
              <w:r w:rsidRPr="000B71AC">
                <w:rPr>
                  <w:rStyle w:val="Hyperlink"/>
                  <w:i/>
                  <w:iCs/>
                </w:rPr>
                <w:t>American Dragnet: Data-Driven Deportation in the 21st Century</w:t>
              </w:r>
            </w:hyperlink>
            <w:r>
              <w:t xml:space="preserve"> (May 2025)</w:t>
            </w:r>
          </w:p>
          <w:p w14:paraId="00319260" w14:textId="77777777" w:rsidR="007F7597" w:rsidRDefault="007F7597" w:rsidP="00C86ED5"/>
          <w:p w14:paraId="08C929A5" w14:textId="77777777" w:rsidR="007F7597" w:rsidRDefault="007F7597" w:rsidP="00C86ED5">
            <w:r>
              <w:t>Brennan Center, “</w:t>
            </w:r>
            <w:hyperlink r:id="rId232">
              <w:r w:rsidRPr="6604E1D9">
                <w:rPr>
                  <w:rStyle w:val="Hyperlink"/>
                </w:rPr>
                <w:t>Closing the Data Broker Loophole</w:t>
              </w:r>
            </w:hyperlink>
            <w:r>
              <w:t>” (February 2024)</w:t>
            </w:r>
          </w:p>
          <w:p w14:paraId="284F5E55" w14:textId="77777777" w:rsidR="007F7597" w:rsidRDefault="007F7597" w:rsidP="00C86ED5"/>
          <w:p w14:paraId="07E2BE5C" w14:textId="77777777" w:rsidR="007F7597" w:rsidRDefault="007F7597" w:rsidP="00C86ED5">
            <w:r>
              <w:t xml:space="preserve">Center for Democracy &amp; Technology, </w:t>
            </w:r>
            <w:hyperlink r:id="rId233">
              <w:r w:rsidRPr="000B71AC">
                <w:rPr>
                  <w:rStyle w:val="Hyperlink"/>
                  <w:i/>
                  <w:iCs/>
                </w:rPr>
                <w:t>Legal Loopholes and Data for Dollars: How Law Enforcement and Intelligence Agencies Are Buying Your Data from Brokers</w:t>
              </w:r>
            </w:hyperlink>
            <w:r>
              <w:t xml:space="preserve"> (December 2021)</w:t>
            </w:r>
          </w:p>
          <w:p w14:paraId="20AD91B3" w14:textId="77777777" w:rsidR="007F7597" w:rsidRDefault="007F7597" w:rsidP="00C86ED5"/>
          <w:p w14:paraId="3DBB39AF" w14:textId="351FBF17" w:rsidR="007F7597" w:rsidRDefault="007F7597" w:rsidP="00C86ED5">
            <w:r>
              <w:t>Just Futures Law and Mijente</w:t>
            </w:r>
            <w:r w:rsidR="0041730D">
              <w:t>,</w:t>
            </w:r>
            <w:r>
              <w:t xml:space="preserve"> </w:t>
            </w:r>
            <w:hyperlink r:id="rId234">
              <w:r w:rsidRPr="000B71AC">
                <w:rPr>
                  <w:rStyle w:val="Hyperlink"/>
                  <w:i/>
                  <w:iCs/>
                </w:rPr>
                <w:t>The Data Broker to Deportation Pipeline: How Thomson Reuters &amp; LexisNexis Share Utility &amp; Commercial Data with ICE</w:t>
              </w:r>
            </w:hyperlink>
            <w:r>
              <w:t xml:space="preserve"> (n.d.)</w:t>
            </w:r>
          </w:p>
          <w:p w14:paraId="52A0D2DD"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C65A2C" w14:textId="77777777" w:rsidR="007F7597" w:rsidRDefault="007F7597" w:rsidP="00C86ED5"/>
        </w:tc>
      </w:tr>
      <w:tr w:rsidR="007F7597" w14:paraId="4C8A80F0" w14:textId="77777777" w:rsidTr="00C86ED5">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7ADEF9" w14:textId="77777777" w:rsidR="007F7597" w:rsidRDefault="007F7597" w:rsidP="00C86ED5">
            <w:r w:rsidRPr="6604E1D9">
              <w:rPr>
                <w:b/>
                <w:bCs/>
              </w:rPr>
              <w:lastRenderedPageBreak/>
              <w:t>Skip tracing</w:t>
            </w:r>
            <w:r w:rsidRPr="000B71AC">
              <w:rPr>
                <w:b/>
                <w:bCs/>
              </w:rPr>
              <w:t>.</w:t>
            </w:r>
            <w:r>
              <w:t xml:space="preserve"> ICE’s deportation arm gives </w:t>
            </w:r>
            <w:hyperlink r:id="rId235" w:history="1">
              <w:r w:rsidRPr="00764DA4">
                <w:rPr>
                  <w:rStyle w:val="Hyperlink"/>
                </w:rPr>
                <w:t>contractors</w:t>
              </w:r>
            </w:hyperlink>
            <w:r>
              <w:t xml:space="preserve"> a list of immigrants to locate, likely to speed up deportations, and the contractors attempt to confirm their home or work address using online or in-person surveillance.</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C8F72F" w14:textId="77777777" w:rsidR="007F7597" w:rsidRDefault="007F7597" w:rsidP="00C86ED5">
            <w:r w:rsidRPr="58507186">
              <w:t xml:space="preserve">Total: </w:t>
            </w:r>
            <w:r>
              <w:t>A</w:t>
            </w:r>
            <w:r w:rsidRPr="58507186">
              <w:t>t least $40.5 million</w:t>
            </w:r>
          </w:p>
          <w:p w14:paraId="76BFA24F" w14:textId="77777777" w:rsidR="007F7597" w:rsidRDefault="007F7597" w:rsidP="00C86ED5"/>
          <w:p w14:paraId="30C2A18B" w14:textId="77777777" w:rsidR="007F7597" w:rsidRDefault="007F7597" w:rsidP="00C86ED5">
            <w:r w:rsidRPr="58507186">
              <w:t>Capgemini</w:t>
            </w:r>
            <w:r>
              <w:t xml:space="preserve"> (ICE)</w:t>
            </w:r>
            <w:r w:rsidRPr="58507186">
              <w:t>:</w:t>
            </w:r>
          </w:p>
          <w:p w14:paraId="35BC1A41" w14:textId="77777777" w:rsidR="007F7597" w:rsidRDefault="007F7597" w:rsidP="007F7597">
            <w:pPr>
              <w:pStyle w:val="ListParagraph"/>
              <w:numPr>
                <w:ilvl w:val="0"/>
                <w:numId w:val="8"/>
              </w:numPr>
              <w:spacing w:line="240" w:lineRule="auto"/>
              <w:ind w:left="360" w:hanging="216"/>
            </w:pPr>
            <w:r w:rsidRPr="58507186">
              <w:t>2025: $12.2 million</w:t>
            </w:r>
          </w:p>
          <w:p w14:paraId="0C47F167" w14:textId="77777777" w:rsidR="007F7597" w:rsidRDefault="007F7597" w:rsidP="00C86ED5"/>
          <w:p w14:paraId="3F04C254" w14:textId="77777777" w:rsidR="007F7597" w:rsidRDefault="007F7597" w:rsidP="00C86ED5">
            <w:r w:rsidRPr="58507186">
              <w:t>SOS International</w:t>
            </w:r>
            <w:r>
              <w:t xml:space="preserve"> (ICE)</w:t>
            </w:r>
            <w:r w:rsidRPr="58507186">
              <w:t>:</w:t>
            </w:r>
          </w:p>
          <w:p w14:paraId="349FD60D" w14:textId="77777777" w:rsidR="007F7597" w:rsidRDefault="007F7597" w:rsidP="007F7597">
            <w:pPr>
              <w:pStyle w:val="ListParagraph"/>
              <w:numPr>
                <w:ilvl w:val="0"/>
                <w:numId w:val="8"/>
              </w:numPr>
              <w:spacing w:line="240" w:lineRule="auto"/>
              <w:ind w:left="360" w:hanging="216"/>
            </w:pPr>
            <w:r w:rsidRPr="58507186">
              <w:t>2025: $8.6 million</w:t>
            </w:r>
          </w:p>
          <w:p w14:paraId="72E379C6" w14:textId="77777777" w:rsidR="007F7597" w:rsidRDefault="007F7597" w:rsidP="00C86ED5"/>
          <w:p w14:paraId="1BC3A4F5" w14:textId="77777777" w:rsidR="007F7597" w:rsidRDefault="007F7597" w:rsidP="00C86ED5">
            <w:r w:rsidRPr="58507186">
              <w:t>Global Recovery Group</w:t>
            </w:r>
            <w:r>
              <w:t xml:space="preserve"> (ICE)</w:t>
            </w:r>
            <w:r w:rsidRPr="58507186">
              <w:t>: $8.5 million</w:t>
            </w:r>
          </w:p>
          <w:p w14:paraId="3B9C0094" w14:textId="77777777" w:rsidR="007F7597" w:rsidRDefault="007F7597" w:rsidP="007F7597">
            <w:pPr>
              <w:pStyle w:val="ListParagraph"/>
              <w:numPr>
                <w:ilvl w:val="0"/>
                <w:numId w:val="8"/>
              </w:numPr>
              <w:spacing w:line="240" w:lineRule="auto"/>
              <w:ind w:left="360" w:hanging="216"/>
            </w:pPr>
            <w:r w:rsidRPr="58507186">
              <w:t>2026: $7.2 million</w:t>
            </w:r>
          </w:p>
          <w:p w14:paraId="6ACF02BB" w14:textId="77777777" w:rsidR="007F7597" w:rsidRDefault="007F7597" w:rsidP="007F7597">
            <w:pPr>
              <w:pStyle w:val="ListParagraph"/>
              <w:numPr>
                <w:ilvl w:val="0"/>
                <w:numId w:val="8"/>
              </w:numPr>
              <w:spacing w:line="240" w:lineRule="auto"/>
              <w:ind w:left="360" w:hanging="216"/>
            </w:pPr>
            <w:r w:rsidRPr="58507186">
              <w:t>2025: $1.3 million</w:t>
            </w:r>
          </w:p>
          <w:p w14:paraId="22A8BF64" w14:textId="77777777" w:rsidR="007F7597" w:rsidRDefault="007F7597" w:rsidP="00C86ED5"/>
          <w:p w14:paraId="3EC311C1" w14:textId="77777777" w:rsidR="007F7597" w:rsidRDefault="007F7597" w:rsidP="00C86ED5">
            <w:r w:rsidRPr="58507186">
              <w:t>Bluehawk</w:t>
            </w:r>
            <w:r>
              <w:t xml:space="preserve"> (ICE)</w:t>
            </w:r>
            <w:r w:rsidRPr="58507186">
              <w:t>:</w:t>
            </w:r>
          </w:p>
          <w:p w14:paraId="5C8CFC51" w14:textId="77777777" w:rsidR="007F7597" w:rsidRDefault="007F7597" w:rsidP="007F7597">
            <w:pPr>
              <w:pStyle w:val="ListParagraph"/>
              <w:numPr>
                <w:ilvl w:val="0"/>
                <w:numId w:val="8"/>
              </w:numPr>
              <w:spacing w:line="240" w:lineRule="auto"/>
              <w:ind w:left="360" w:hanging="216"/>
            </w:pPr>
            <w:r w:rsidRPr="58507186">
              <w:t>2025: $2.7 million</w:t>
            </w:r>
          </w:p>
          <w:p w14:paraId="27B89C26" w14:textId="77777777" w:rsidR="007F7597" w:rsidRDefault="007F7597" w:rsidP="00C86ED5"/>
          <w:p w14:paraId="704B26C8" w14:textId="77777777" w:rsidR="007F7597" w:rsidRDefault="007F7597" w:rsidP="00C86ED5">
            <w:r w:rsidRPr="58507186">
              <w:t>GEO Group</w:t>
            </w:r>
            <w:r>
              <w:t xml:space="preserve"> (ICE)</w:t>
            </w:r>
            <w:r w:rsidRPr="58507186">
              <w:t>:</w:t>
            </w:r>
          </w:p>
          <w:p w14:paraId="0E1BC3B7" w14:textId="77777777" w:rsidR="007F7597" w:rsidRDefault="007F7597" w:rsidP="007F7597">
            <w:pPr>
              <w:pStyle w:val="ListParagraph"/>
              <w:numPr>
                <w:ilvl w:val="0"/>
                <w:numId w:val="8"/>
              </w:numPr>
              <w:spacing w:line="240" w:lineRule="auto"/>
              <w:ind w:left="360" w:hanging="216"/>
            </w:pPr>
            <w:r w:rsidRPr="58507186">
              <w:t>2025: $1.6 million</w:t>
            </w:r>
          </w:p>
          <w:p w14:paraId="5A2FFD19" w14:textId="77777777" w:rsidR="007F7597" w:rsidRDefault="007F7597" w:rsidP="00C86ED5"/>
          <w:p w14:paraId="7E0D9C11" w14:textId="77777777" w:rsidR="007F7597" w:rsidRDefault="007F7597" w:rsidP="00C86ED5">
            <w:r>
              <w:t xml:space="preserve">Constellis (ICE): </w:t>
            </w:r>
          </w:p>
          <w:p w14:paraId="6B293F45" w14:textId="77777777" w:rsidR="007F7597" w:rsidRDefault="007F7597" w:rsidP="007F7597">
            <w:pPr>
              <w:pStyle w:val="ListParagraph"/>
              <w:numPr>
                <w:ilvl w:val="0"/>
                <w:numId w:val="8"/>
              </w:numPr>
              <w:spacing w:line="240" w:lineRule="auto"/>
              <w:ind w:left="360" w:hanging="216"/>
            </w:pPr>
            <w:r w:rsidRPr="58507186">
              <w:t>2025: $1.5 million</w:t>
            </w:r>
          </w:p>
          <w:p w14:paraId="286D2717" w14:textId="77777777" w:rsidR="007F7597" w:rsidRDefault="007F7597" w:rsidP="00C86ED5"/>
          <w:p w14:paraId="7E815BEB" w14:textId="77777777" w:rsidR="007F7597" w:rsidRDefault="007F7597" w:rsidP="00C86ED5">
            <w:r w:rsidRPr="58507186">
              <w:t>MVM</w:t>
            </w:r>
            <w:r>
              <w:t xml:space="preserve"> (ICE)</w:t>
            </w:r>
            <w:r w:rsidRPr="58507186">
              <w:t>:</w:t>
            </w:r>
          </w:p>
          <w:p w14:paraId="43B039E9" w14:textId="77777777" w:rsidR="007F7597" w:rsidRDefault="007F7597" w:rsidP="007F7597">
            <w:pPr>
              <w:pStyle w:val="ListParagraph"/>
              <w:numPr>
                <w:ilvl w:val="0"/>
                <w:numId w:val="8"/>
              </w:numPr>
              <w:spacing w:line="240" w:lineRule="auto"/>
              <w:ind w:left="360" w:hanging="216"/>
            </w:pPr>
            <w:r w:rsidRPr="58507186">
              <w:t>2026: $1.4 million</w:t>
            </w:r>
          </w:p>
          <w:p w14:paraId="5AAA7D14" w14:textId="77777777" w:rsidR="007F7597" w:rsidRDefault="007F7597" w:rsidP="00C86ED5"/>
          <w:p w14:paraId="598D5583" w14:textId="77777777" w:rsidR="007F7597" w:rsidRDefault="007F7597" w:rsidP="00C86ED5">
            <w:r w:rsidRPr="58507186">
              <w:t>National Protective Services</w:t>
            </w:r>
            <w:r>
              <w:t xml:space="preserve"> (ICE)</w:t>
            </w:r>
            <w:r w:rsidRPr="58507186">
              <w:t xml:space="preserve">: </w:t>
            </w:r>
          </w:p>
          <w:p w14:paraId="1E1655FD" w14:textId="77777777" w:rsidR="007F7597" w:rsidRDefault="007F7597" w:rsidP="007F7597">
            <w:pPr>
              <w:pStyle w:val="ListParagraph"/>
              <w:numPr>
                <w:ilvl w:val="0"/>
                <w:numId w:val="8"/>
              </w:numPr>
              <w:spacing w:line="240" w:lineRule="auto"/>
              <w:ind w:left="360" w:hanging="216"/>
            </w:pPr>
            <w:r w:rsidRPr="58507186">
              <w:t>2025: $910,000</w:t>
            </w:r>
          </w:p>
          <w:p w14:paraId="59ED84C1" w14:textId="77777777" w:rsidR="007F7597" w:rsidRDefault="007F7597" w:rsidP="00C86ED5"/>
          <w:p w14:paraId="080AC2A6" w14:textId="77777777" w:rsidR="007F7597" w:rsidRDefault="007F7597" w:rsidP="00C86ED5">
            <w:r w:rsidRPr="58507186">
              <w:t>Constellation</w:t>
            </w:r>
            <w:r>
              <w:t xml:space="preserve"> (ICE)</w:t>
            </w:r>
            <w:r w:rsidRPr="58507186">
              <w:t>:</w:t>
            </w:r>
          </w:p>
          <w:p w14:paraId="1FDA0850" w14:textId="77777777" w:rsidR="007F7597" w:rsidRDefault="007F7597" w:rsidP="007F7597">
            <w:pPr>
              <w:pStyle w:val="ListParagraph"/>
              <w:numPr>
                <w:ilvl w:val="0"/>
                <w:numId w:val="8"/>
              </w:numPr>
              <w:spacing w:line="240" w:lineRule="auto"/>
              <w:ind w:left="360" w:hanging="216"/>
            </w:pPr>
            <w:r w:rsidRPr="58507186">
              <w:t>2025: $767,000</w:t>
            </w:r>
          </w:p>
          <w:p w14:paraId="0A7DACC6" w14:textId="77777777" w:rsidR="007F7597" w:rsidRDefault="007F7597" w:rsidP="00C86ED5"/>
          <w:p w14:paraId="1259D4E4" w14:textId="77777777" w:rsidR="007F7597" w:rsidRDefault="007F7597" w:rsidP="00C86ED5">
            <w:r w:rsidRPr="58507186">
              <w:t>Government Support Services</w:t>
            </w:r>
            <w:r>
              <w:t xml:space="preserve"> (ICE)</w:t>
            </w:r>
            <w:r w:rsidRPr="58507186">
              <w:t>:</w:t>
            </w:r>
          </w:p>
          <w:p w14:paraId="1B48E1B5" w14:textId="77777777" w:rsidR="007F7597" w:rsidRDefault="007F7597" w:rsidP="007F7597">
            <w:pPr>
              <w:pStyle w:val="ListParagraph"/>
              <w:numPr>
                <w:ilvl w:val="0"/>
                <w:numId w:val="8"/>
              </w:numPr>
              <w:spacing w:line="240" w:lineRule="auto"/>
              <w:ind w:left="360" w:hanging="216"/>
            </w:pPr>
            <w:r w:rsidRPr="58507186">
              <w:t>2025: $741,000</w:t>
            </w:r>
          </w:p>
          <w:p w14:paraId="56079D0B" w14:textId="77777777" w:rsidR="007F7597" w:rsidRDefault="007F7597" w:rsidP="00C86ED5"/>
          <w:p w14:paraId="7D2082FD" w14:textId="77777777" w:rsidR="007F7597" w:rsidRDefault="007F7597" w:rsidP="00C86ED5">
            <w:r w:rsidRPr="58507186">
              <w:t>AI Solutions 87</w:t>
            </w:r>
            <w:r>
              <w:t xml:space="preserve"> (ICE)</w:t>
            </w:r>
            <w:r w:rsidRPr="58507186">
              <w:t xml:space="preserve">: </w:t>
            </w:r>
          </w:p>
          <w:p w14:paraId="634E1580" w14:textId="77777777" w:rsidR="007F7597" w:rsidRDefault="007F7597" w:rsidP="007F7597">
            <w:pPr>
              <w:pStyle w:val="ListParagraph"/>
              <w:numPr>
                <w:ilvl w:val="0"/>
                <w:numId w:val="8"/>
              </w:numPr>
              <w:spacing w:line="240" w:lineRule="auto"/>
              <w:ind w:left="360" w:hanging="216"/>
            </w:pPr>
            <w:r w:rsidRPr="58507186">
              <w:t>2025: $637,000</w:t>
            </w:r>
          </w:p>
          <w:p w14:paraId="459BB76D" w14:textId="77777777" w:rsidR="007F7597" w:rsidRDefault="007F7597" w:rsidP="00C86ED5"/>
          <w:p w14:paraId="01D8A7F8" w14:textId="77777777" w:rsidR="007F7597" w:rsidRDefault="007F7597" w:rsidP="00C86ED5">
            <w:r w:rsidRPr="58507186">
              <w:t>Gravitas Professional Services</w:t>
            </w:r>
            <w:r>
              <w:t xml:space="preserve"> (ICE)</w:t>
            </w:r>
            <w:r w:rsidRPr="58507186">
              <w:t>:</w:t>
            </w:r>
          </w:p>
          <w:p w14:paraId="6FB080A0" w14:textId="77777777" w:rsidR="007F7597" w:rsidRDefault="007F7597" w:rsidP="007F7597">
            <w:pPr>
              <w:pStyle w:val="ListParagraph"/>
              <w:numPr>
                <w:ilvl w:val="0"/>
                <w:numId w:val="8"/>
              </w:numPr>
              <w:spacing w:line="240" w:lineRule="auto"/>
              <w:ind w:left="360" w:hanging="216"/>
            </w:pPr>
            <w:r w:rsidRPr="58507186">
              <w:t>2025: $428,000</w:t>
            </w:r>
          </w:p>
          <w:p w14:paraId="6143686C" w14:textId="77777777" w:rsidR="007F7597" w:rsidRDefault="007F7597" w:rsidP="00C86ED5"/>
          <w:p w14:paraId="7209D02C" w14:textId="77777777" w:rsidR="007F7597" w:rsidRDefault="007F7597" w:rsidP="00C86ED5">
            <w:r w:rsidRPr="58507186">
              <w:t>Fraud Inc</w:t>
            </w:r>
            <w:r>
              <w:t xml:space="preserve"> (ICE)</w:t>
            </w:r>
            <w:r w:rsidRPr="58507186">
              <w:t>:</w:t>
            </w:r>
          </w:p>
          <w:p w14:paraId="7D84191F" w14:textId="77777777" w:rsidR="007F7597" w:rsidRDefault="007F7597" w:rsidP="007F7597">
            <w:pPr>
              <w:pStyle w:val="ListParagraph"/>
              <w:numPr>
                <w:ilvl w:val="0"/>
                <w:numId w:val="8"/>
              </w:numPr>
              <w:spacing w:line="240" w:lineRule="auto"/>
              <w:ind w:left="360" w:hanging="216"/>
            </w:pPr>
            <w:r w:rsidRPr="58507186">
              <w:t>2025: $348,000</w:t>
            </w:r>
          </w:p>
          <w:p w14:paraId="4FC4C541" w14:textId="77777777" w:rsidR="007F7597" w:rsidRDefault="007F7597" w:rsidP="00C86ED5"/>
          <w:p w14:paraId="4AD0265B" w14:textId="77777777" w:rsidR="007F7597" w:rsidRDefault="007F7597" w:rsidP="00C86ED5">
            <w:r w:rsidRPr="58507186">
              <w:t>Response AI Solutions</w:t>
            </w:r>
            <w:r>
              <w:t xml:space="preserve"> (ICE)</w:t>
            </w:r>
            <w:r w:rsidRPr="58507186">
              <w:t>:</w:t>
            </w:r>
          </w:p>
          <w:p w14:paraId="2E5C3F6F" w14:textId="77777777" w:rsidR="007F7597" w:rsidRDefault="007F7597" w:rsidP="007F7597">
            <w:pPr>
              <w:pStyle w:val="ListParagraph"/>
              <w:numPr>
                <w:ilvl w:val="0"/>
                <w:numId w:val="8"/>
              </w:numPr>
              <w:spacing w:line="240" w:lineRule="auto"/>
              <w:ind w:left="360" w:hanging="216"/>
            </w:pPr>
            <w:r w:rsidRPr="58507186">
              <w:t>2025: $128,000</w:t>
            </w:r>
          </w:p>
          <w:p w14:paraId="23FA5F04" w14:textId="77777777" w:rsidR="007F7597" w:rsidRDefault="007F7597" w:rsidP="00C86ED5"/>
          <w:p w14:paraId="571BE030" w14:textId="77777777" w:rsidR="007F7597" w:rsidRDefault="007F7597" w:rsidP="00C86ED5">
            <w:r w:rsidRPr="58507186">
              <w:t>Enprovera</w:t>
            </w:r>
            <w:r>
              <w:t xml:space="preserve"> (ICE)</w:t>
            </w:r>
            <w:r w:rsidRPr="58507186">
              <w:t>:</w:t>
            </w:r>
          </w:p>
          <w:p w14:paraId="63747311" w14:textId="77777777" w:rsidR="007F7597" w:rsidRDefault="007F7597" w:rsidP="007F7597">
            <w:pPr>
              <w:pStyle w:val="ListParagraph"/>
              <w:numPr>
                <w:ilvl w:val="0"/>
                <w:numId w:val="8"/>
              </w:numPr>
              <w:spacing w:line="240" w:lineRule="auto"/>
              <w:ind w:left="360" w:hanging="216"/>
            </w:pPr>
            <w:r w:rsidRPr="58507186">
              <w:t>2025: $35,000</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6F4705" w14:textId="77777777" w:rsidR="007F7597" w:rsidRDefault="007F7597" w:rsidP="00C86ED5">
            <w:r w:rsidRPr="00AE5A88">
              <w:rPr>
                <w:i/>
                <w:iCs/>
              </w:rPr>
              <w:lastRenderedPageBreak/>
              <w:t>The Guardian</w:t>
            </w:r>
            <w:r>
              <w:t>, “</w:t>
            </w:r>
            <w:hyperlink r:id="rId236" w:history="1">
              <w:r w:rsidRPr="00BC5F27">
                <w:rPr>
                  <w:rStyle w:val="Hyperlink"/>
                </w:rPr>
                <w:t>‘Deplorable’: ICE Hires Firm Accused of ‘Torture’ to Track Down Undocumented Children</w:t>
              </w:r>
            </w:hyperlink>
            <w:r>
              <w:t>” (May 2026)</w:t>
            </w:r>
          </w:p>
          <w:p w14:paraId="19043740" w14:textId="77777777" w:rsidR="007F7597" w:rsidRDefault="007F7597" w:rsidP="00C86ED5"/>
          <w:p w14:paraId="51C86113" w14:textId="77777777" w:rsidR="007F7597" w:rsidRDefault="007F7597" w:rsidP="00C86ED5">
            <w:r w:rsidRPr="00AE5A88">
              <w:rPr>
                <w:i/>
                <w:iCs/>
              </w:rPr>
              <w:t>The Washington Post</w:t>
            </w:r>
            <w:r>
              <w:t>, “</w:t>
            </w:r>
            <w:hyperlink r:id="rId237">
              <w:r>
                <w:rPr>
                  <w:rStyle w:val="Hyperlink"/>
                </w:rPr>
                <w:t>ICE Launches Nationwide Program for Covert Surveillance of Immigrants</w:t>
              </w:r>
            </w:hyperlink>
            <w:r>
              <w:t>” (January 2026)</w:t>
            </w:r>
          </w:p>
          <w:p w14:paraId="0F40F30B" w14:textId="77777777" w:rsidR="007F7597" w:rsidRDefault="007F7597" w:rsidP="00C86ED5"/>
          <w:p w14:paraId="49B89801" w14:textId="77777777" w:rsidR="007F7597" w:rsidRDefault="007F7597" w:rsidP="00C86ED5">
            <w:r w:rsidRPr="00AE5A88">
              <w:rPr>
                <w:i/>
                <w:iCs/>
              </w:rPr>
              <w:t>The Intercept</w:t>
            </w:r>
            <w:r>
              <w:t>, “</w:t>
            </w:r>
            <w:hyperlink r:id="rId238">
              <w:r w:rsidRPr="007C818E">
                <w:rPr>
                  <w:rStyle w:val="Hyperlink"/>
                </w:rPr>
                <w:t>10 Companies Have Already Made $1 Million as ICE Bounty Hunters. We Found Them</w:t>
              </w:r>
            </w:hyperlink>
            <w:r>
              <w:t>” (December 2025)</w:t>
            </w:r>
          </w:p>
          <w:p w14:paraId="49AC423E" w14:textId="77777777" w:rsidR="007F7597" w:rsidRDefault="007F7597" w:rsidP="00C86ED5"/>
          <w:p w14:paraId="7076233B" w14:textId="77777777" w:rsidR="007F7597" w:rsidRDefault="007F7597" w:rsidP="00C86ED5">
            <w:r w:rsidRPr="00AE5A88">
              <w:rPr>
                <w:i/>
                <w:iCs/>
              </w:rPr>
              <w:t>404 Media</w:t>
            </w:r>
            <w:r>
              <w:t>, “</w:t>
            </w:r>
            <w:hyperlink r:id="rId239">
              <w:r w:rsidRPr="007C818E">
                <w:rPr>
                  <w:rStyle w:val="Hyperlink"/>
                </w:rPr>
                <w:t>ICE Contracts Company Making Bounty Hunter AI Agents</w:t>
              </w:r>
            </w:hyperlink>
            <w:r>
              <w:t>” (December 2025)</w:t>
            </w:r>
          </w:p>
          <w:p w14:paraId="7F327F0C" w14:textId="77777777" w:rsidR="007F7597" w:rsidRDefault="007F7597" w:rsidP="00C86ED5"/>
          <w:p w14:paraId="4F40EFDC" w14:textId="77777777" w:rsidR="007F7597" w:rsidRDefault="007F7597" w:rsidP="00C86ED5">
            <w:r w:rsidRPr="00AE5A88">
              <w:rPr>
                <w:i/>
                <w:iCs/>
              </w:rPr>
              <w:t>404 Media</w:t>
            </w:r>
            <w:r>
              <w:t>, “</w:t>
            </w:r>
            <w:hyperlink r:id="rId240">
              <w:r w:rsidRPr="007C818E">
                <w:rPr>
                  <w:rStyle w:val="Hyperlink"/>
                </w:rPr>
                <w:t>ICE Plans to Spend $180 Million on Bounty Hunters to Stalk Immigrants</w:t>
              </w:r>
            </w:hyperlink>
            <w:r>
              <w:t>” (November 2025)</w:t>
            </w:r>
          </w:p>
          <w:p w14:paraId="093EB88C" w14:textId="77777777" w:rsidR="007F7597" w:rsidRDefault="007F7597" w:rsidP="00C86ED5"/>
          <w:p w14:paraId="463A7C5F" w14:textId="77777777" w:rsidR="007F7597" w:rsidRDefault="007F7597" w:rsidP="00C86ED5">
            <w:r w:rsidRPr="00AE5A88">
              <w:rPr>
                <w:i/>
                <w:iCs/>
              </w:rPr>
              <w:t>The Intercept</w:t>
            </w:r>
            <w:r>
              <w:t>, “</w:t>
            </w:r>
            <w:hyperlink r:id="rId241" w:history="1">
              <w:r w:rsidRPr="00A35632">
                <w:rPr>
                  <w:rStyle w:val="Hyperlink"/>
                </w:rPr>
                <w:t xml:space="preserve">ICE Plans Cash Rewards for Private Bounty </w:t>
              </w:r>
              <w:r w:rsidRPr="00A35632">
                <w:rPr>
                  <w:rStyle w:val="Hyperlink"/>
                </w:rPr>
                <w:lastRenderedPageBreak/>
                <w:t>Hunters to Locate and Track Immigrants</w:t>
              </w:r>
            </w:hyperlink>
            <w:r>
              <w:t>” (October 2025)</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C2141D" w14:textId="77777777" w:rsidR="007F7597" w:rsidRDefault="007F7597" w:rsidP="00C86ED5"/>
        </w:tc>
      </w:tr>
    </w:tbl>
    <w:p w14:paraId="7881604F" w14:textId="77777777" w:rsidR="007F7597" w:rsidRDefault="007F7597" w:rsidP="007F7597">
      <w:pPr>
        <w:spacing w:after="0"/>
      </w:pPr>
    </w:p>
    <w:p w14:paraId="1658B0D6" w14:textId="77777777" w:rsidR="007F7597" w:rsidRDefault="007F7597" w:rsidP="007F7597">
      <w:pPr>
        <w:pStyle w:val="ListParagraph"/>
        <w:numPr>
          <w:ilvl w:val="0"/>
          <w:numId w:val="1"/>
        </w:numPr>
        <w:spacing w:after="0"/>
        <w:contextualSpacing w:val="0"/>
      </w:pPr>
      <w:r>
        <w:t>Data Analysis Tools</w:t>
      </w:r>
    </w:p>
    <w:tbl>
      <w:tblPr>
        <w:tblStyle w:val="TableGrid"/>
        <w:tblW w:w="9508" w:type="dxa"/>
        <w:tblLook w:val="06A0" w:firstRow="1" w:lastRow="0" w:firstColumn="1" w:lastColumn="0" w:noHBand="1" w:noVBand="1"/>
      </w:tblPr>
      <w:tblGrid>
        <w:gridCol w:w="1978"/>
        <w:gridCol w:w="2451"/>
        <w:gridCol w:w="2531"/>
        <w:gridCol w:w="2548"/>
      </w:tblGrid>
      <w:tr w:rsidR="007F7597" w14:paraId="50BA501F"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84B837" w14:textId="77777777" w:rsidR="007F7597" w:rsidRDefault="007F7597" w:rsidP="00C86ED5">
            <w:pPr>
              <w:rPr>
                <w:b/>
                <w:bCs/>
              </w:rPr>
            </w:pPr>
            <w:r>
              <w:rPr>
                <w:b/>
                <w:bCs/>
              </w:rPr>
              <w:t>Type of Data Analysis Tool</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9BF1D7" w14:textId="77777777" w:rsidR="007F7597" w:rsidRDefault="007F7597" w:rsidP="00C86ED5">
            <w:pPr>
              <w:rPr>
                <w:b/>
                <w:bCs/>
                <w:vertAlign w:val="superscript"/>
              </w:rPr>
            </w:pPr>
            <w:r w:rsidRPr="22DE7F07">
              <w:rPr>
                <w:b/>
                <w:bCs/>
              </w:rPr>
              <w:t>Expenditures and Contractors (since 1/20/21)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99B977" w14:textId="77777777" w:rsidR="007F7597" w:rsidRDefault="007F7597" w:rsidP="00C86ED5">
            <w:pPr>
              <w:rPr>
                <w:b/>
                <w:bCs/>
              </w:rPr>
            </w:pPr>
            <w:r>
              <w:rPr>
                <w:b/>
                <w:bCs/>
              </w:rPr>
              <w:t>Further Information on Capabilities, Uses, and Abuses</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6D0DE0" w14:textId="77777777" w:rsidR="007F7597" w:rsidRDefault="007F7597" w:rsidP="00C86ED5">
            <w:pPr>
              <w:rPr>
                <w:b/>
                <w:bCs/>
              </w:rPr>
            </w:pPr>
            <w:r>
              <w:rPr>
                <w:b/>
                <w:bCs/>
              </w:rPr>
              <w:t xml:space="preserve">DHS </w:t>
            </w:r>
            <w:r w:rsidRPr="6604E1D9">
              <w:rPr>
                <w:b/>
                <w:bCs/>
              </w:rPr>
              <w:t>Policies</w:t>
            </w:r>
            <w:r>
              <w:rPr>
                <w:b/>
                <w:bCs/>
              </w:rPr>
              <w:t xml:space="preserve"> and Other Resources</w:t>
            </w:r>
          </w:p>
        </w:tc>
      </w:tr>
      <w:tr w:rsidR="007F7597" w14:paraId="1B9ACC24"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A097F2" w14:textId="77777777" w:rsidR="007F7597" w:rsidRDefault="007F7597" w:rsidP="00C86ED5">
            <w:pPr>
              <w:rPr>
                <w:b/>
                <w:bCs/>
              </w:rPr>
            </w:pPr>
            <w:r w:rsidRPr="12A7DD5C">
              <w:rPr>
                <w:b/>
                <w:bCs/>
              </w:rPr>
              <w:t>Investigative Case Management, FALCON, Immigration</w:t>
            </w:r>
          </w:p>
          <w:p w14:paraId="29F1DADC" w14:textId="2D3D7133" w:rsidR="007F7597" w:rsidRDefault="007F7597" w:rsidP="00C86ED5">
            <w:r w:rsidRPr="12A7DD5C">
              <w:rPr>
                <w:b/>
                <w:bCs/>
              </w:rPr>
              <w:t>OS, &amp; Enhanced Leads Identification and Targeting for Enforcement</w:t>
            </w:r>
            <w:r>
              <w:t xml:space="preserve">. This suite of Palantir-designed data analysis tools ingests massive </w:t>
            </w:r>
            <w:r>
              <w:lastRenderedPageBreak/>
              <w:t>troves of data</w:t>
            </w:r>
            <w:r w:rsidR="00BE507B">
              <w:t xml:space="preserve">. DHS uses </w:t>
            </w:r>
            <w:r w:rsidR="00672464">
              <w:t xml:space="preserve">them </w:t>
            </w:r>
            <w:r w:rsidR="00BE507B">
              <w:t xml:space="preserve">to </w:t>
            </w:r>
            <w:r>
              <w:t xml:space="preserve">track agents’ investigative activities, sort through tips, assess where immigrants likely live, track visa overstays, and </w:t>
            </w:r>
            <w:r w:rsidR="00BE507B">
              <w:t>provide</w:t>
            </w:r>
            <w:r>
              <w:t xml:space="preserve"> agents </w:t>
            </w:r>
            <w:r w:rsidR="00BE507B">
              <w:t xml:space="preserve">with </w:t>
            </w:r>
            <w:r>
              <w:t xml:space="preserve">quick access </w:t>
            </w:r>
            <w:r w:rsidR="00BE507B">
              <w:t xml:space="preserve">to </w:t>
            </w:r>
            <w:r>
              <w:t xml:space="preserve">data on millions of people. </w:t>
            </w:r>
            <w:r w:rsidR="00672464">
              <w:t>This allows agents to</w:t>
            </w:r>
            <w:r>
              <w:t xml:space="preserve"> identify, locate, and prioritize targets for their operations.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65E963" w14:textId="77777777" w:rsidR="007F7597" w:rsidRDefault="007F7597" w:rsidP="00C86ED5">
            <w:r>
              <w:lastRenderedPageBreak/>
              <w:t>Palantir (ICE): $316.7 million</w:t>
            </w:r>
          </w:p>
          <w:p w14:paraId="66B74F08" w14:textId="77777777" w:rsidR="007F7597" w:rsidRDefault="007F7597" w:rsidP="007F7597">
            <w:pPr>
              <w:pStyle w:val="ListParagraph"/>
              <w:numPr>
                <w:ilvl w:val="0"/>
                <w:numId w:val="8"/>
              </w:numPr>
              <w:spacing w:line="240" w:lineRule="auto"/>
              <w:ind w:left="360" w:hanging="216"/>
            </w:pPr>
            <w:r>
              <w:t>2026: $143.5 million</w:t>
            </w:r>
          </w:p>
          <w:p w14:paraId="215FDE78" w14:textId="77777777" w:rsidR="007F7597" w:rsidRDefault="007F7597" w:rsidP="007F7597">
            <w:pPr>
              <w:pStyle w:val="ListParagraph"/>
              <w:numPr>
                <w:ilvl w:val="0"/>
                <w:numId w:val="8"/>
              </w:numPr>
              <w:spacing w:line="240" w:lineRule="auto"/>
              <w:ind w:left="360" w:hanging="216"/>
            </w:pPr>
            <w:r>
              <w:t>2025: $81.1 million</w:t>
            </w:r>
          </w:p>
          <w:p w14:paraId="75E65F08" w14:textId="77777777" w:rsidR="007F7597" w:rsidRDefault="007F7597" w:rsidP="007F7597">
            <w:pPr>
              <w:pStyle w:val="ListParagraph"/>
              <w:numPr>
                <w:ilvl w:val="0"/>
                <w:numId w:val="8"/>
              </w:numPr>
              <w:spacing w:line="240" w:lineRule="auto"/>
              <w:ind w:left="360" w:hanging="216"/>
            </w:pPr>
            <w:r>
              <w:t>2024: $20.4 million</w:t>
            </w:r>
          </w:p>
          <w:p w14:paraId="21D8B403" w14:textId="77777777" w:rsidR="007F7597" w:rsidRDefault="007F7597" w:rsidP="007F7597">
            <w:pPr>
              <w:pStyle w:val="ListParagraph"/>
              <w:numPr>
                <w:ilvl w:val="0"/>
                <w:numId w:val="8"/>
              </w:numPr>
              <w:spacing w:line="240" w:lineRule="auto"/>
              <w:ind w:left="360" w:hanging="216"/>
            </w:pPr>
            <w:r>
              <w:t>2023: $20.5 million</w:t>
            </w:r>
          </w:p>
          <w:p w14:paraId="117EA58B" w14:textId="77777777" w:rsidR="007F7597" w:rsidRDefault="007F7597" w:rsidP="007F7597">
            <w:pPr>
              <w:pStyle w:val="ListParagraph"/>
              <w:numPr>
                <w:ilvl w:val="0"/>
                <w:numId w:val="8"/>
              </w:numPr>
              <w:spacing w:line="240" w:lineRule="auto"/>
              <w:ind w:left="360" w:hanging="216"/>
            </w:pPr>
            <w:r>
              <w:t>2022: $27 million</w:t>
            </w:r>
          </w:p>
          <w:p w14:paraId="42A17FCA" w14:textId="77777777" w:rsidR="007F7597" w:rsidRDefault="007F7597" w:rsidP="007F7597">
            <w:pPr>
              <w:pStyle w:val="ListParagraph"/>
              <w:numPr>
                <w:ilvl w:val="0"/>
                <w:numId w:val="8"/>
              </w:numPr>
              <w:spacing w:line="240" w:lineRule="auto"/>
              <w:ind w:left="360" w:hanging="216"/>
            </w:pPr>
            <w:r>
              <w:t>2021: $24.2 million</w:t>
            </w:r>
          </w:p>
          <w:p w14:paraId="48B04E5C"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BB016E" w14:textId="77777777" w:rsidR="007F7597" w:rsidRDefault="007F7597" w:rsidP="00C86ED5">
            <w:r w:rsidRPr="00AE5A88">
              <w:rPr>
                <w:i/>
                <w:iCs/>
              </w:rPr>
              <w:t>404 Media</w:t>
            </w:r>
            <w:r>
              <w:t>, “</w:t>
            </w:r>
            <w:hyperlink r:id="rId242">
              <w:r w:rsidRPr="12A7DD5C">
                <w:rPr>
                  <w:rStyle w:val="Hyperlink"/>
                </w:rPr>
                <w:t>ICE Agents Have List of 20 Million People on Their iPhones Thanks to Palantir</w:t>
              </w:r>
            </w:hyperlink>
            <w:r>
              <w:t>” (May 2026)</w:t>
            </w:r>
          </w:p>
          <w:p w14:paraId="5732A2EA" w14:textId="77777777" w:rsidR="007F7597" w:rsidRDefault="007F7597" w:rsidP="00C86ED5"/>
          <w:p w14:paraId="4CA0CF90" w14:textId="77777777" w:rsidR="007F7597" w:rsidRDefault="007F7597" w:rsidP="00C86ED5">
            <w:r w:rsidRPr="00AE5A88">
              <w:rPr>
                <w:i/>
                <w:iCs/>
              </w:rPr>
              <w:t>BYU Law Review</w:t>
            </w:r>
            <w:r>
              <w:t>, “</w:t>
            </w:r>
            <w:hyperlink r:id="rId243">
              <w:r w:rsidRPr="12A7DD5C">
                <w:rPr>
                  <w:rStyle w:val="Hyperlink"/>
                </w:rPr>
                <w:t>Immigration Enforcement Intermediaries</w:t>
              </w:r>
            </w:hyperlink>
            <w:r>
              <w:t>” (Mar. 2026)</w:t>
            </w:r>
            <w:commentRangeStart w:id="201"/>
            <w:r>
              <w:t xml:space="preserve"> </w:t>
            </w:r>
            <w:commentRangeEnd w:id="201"/>
            <w:r>
              <w:rPr>
                <w:rStyle w:val="CommentReference"/>
                <w:sz w:val="24"/>
                <w:szCs w:val="24"/>
              </w:rPr>
              <w:commentReference w:id="201"/>
            </w:r>
          </w:p>
          <w:p w14:paraId="50479802" w14:textId="77777777" w:rsidR="007F7597" w:rsidRDefault="007F7597" w:rsidP="00C86ED5"/>
          <w:p w14:paraId="659F769E" w14:textId="77777777" w:rsidR="007F7597" w:rsidRDefault="007F7597" w:rsidP="00C86ED5">
            <w:r>
              <w:rPr>
                <w:i/>
                <w:iCs/>
              </w:rPr>
              <w:t>Wired</w:t>
            </w:r>
            <w:r>
              <w:t>, “</w:t>
            </w:r>
            <w:hyperlink r:id="rId244">
              <w:r w:rsidRPr="12A7DD5C">
                <w:rPr>
                  <w:rStyle w:val="Hyperlink"/>
                </w:rPr>
                <w:t xml:space="preserve">ICE Is Using Palantir’s AI Tools to </w:t>
              </w:r>
              <w:r w:rsidRPr="12A7DD5C">
                <w:rPr>
                  <w:rStyle w:val="Hyperlink"/>
                </w:rPr>
                <w:lastRenderedPageBreak/>
                <w:t>Sort Through Tips</w:t>
              </w:r>
            </w:hyperlink>
            <w:r>
              <w:t>” (January 2026)</w:t>
            </w:r>
          </w:p>
          <w:p w14:paraId="319668D6" w14:textId="77777777" w:rsidR="007F7597" w:rsidRDefault="007F7597" w:rsidP="00C86ED5"/>
          <w:p w14:paraId="7240A09F" w14:textId="77777777" w:rsidR="007F7597" w:rsidRDefault="007F7597" w:rsidP="00C86ED5">
            <w:r w:rsidRPr="00AE5A88">
              <w:rPr>
                <w:i/>
                <w:iCs/>
              </w:rPr>
              <w:t>404 Media</w:t>
            </w:r>
            <w:r>
              <w:t>, “</w:t>
            </w:r>
            <w:hyperlink r:id="rId245">
              <w:r w:rsidRPr="12A7DD5C">
                <w:rPr>
                  <w:rStyle w:val="Hyperlink"/>
                </w:rPr>
                <w:t>Here is the User Guide for ELITE, the Tool Palantir Made for ICE</w:t>
              </w:r>
            </w:hyperlink>
            <w:r>
              <w:t>” (January 2026)</w:t>
            </w:r>
          </w:p>
          <w:p w14:paraId="345EED85" w14:textId="77777777" w:rsidR="007F7597" w:rsidRDefault="007F7597" w:rsidP="00C86ED5"/>
          <w:p w14:paraId="38CAE79A" w14:textId="77777777" w:rsidR="007F7597" w:rsidRDefault="007F7597" w:rsidP="00C86ED5">
            <w:r w:rsidRPr="00AE5A88">
              <w:rPr>
                <w:i/>
                <w:iCs/>
              </w:rPr>
              <w:t>404 Media</w:t>
            </w:r>
            <w:r>
              <w:t>, “</w:t>
            </w:r>
            <w:hyperlink r:id="rId246">
              <w:r w:rsidRPr="12A7DD5C">
                <w:rPr>
                  <w:rStyle w:val="Hyperlink"/>
                </w:rPr>
                <w:t>‘ELITE’: The Palantir App ICE Uses to Find Neighborhoods to Raid</w:t>
              </w:r>
            </w:hyperlink>
            <w:r>
              <w:t>” (January 2026)</w:t>
            </w:r>
          </w:p>
          <w:p w14:paraId="5B23C214" w14:textId="77777777" w:rsidR="007F7597" w:rsidRDefault="007F7597" w:rsidP="00C86ED5"/>
          <w:p w14:paraId="05D96FE2" w14:textId="77777777" w:rsidR="007F7597" w:rsidRDefault="007F7597" w:rsidP="00C86ED5">
            <w:r w:rsidRPr="00AE5A88">
              <w:rPr>
                <w:i/>
                <w:iCs/>
              </w:rPr>
              <w:t>Business Insider</w:t>
            </w:r>
            <w:r>
              <w:t>, “</w:t>
            </w:r>
            <w:hyperlink r:id="rId247">
              <w:r w:rsidRPr="12A7DD5C">
                <w:rPr>
                  <w:rStyle w:val="Hyperlink"/>
                </w:rPr>
                <w:t>ICE Just Ordered $30 Million Worth of New Technology from Palantir to Track Immigrants</w:t>
              </w:r>
            </w:hyperlink>
            <w:r>
              <w:t>” (April 2025)</w:t>
            </w:r>
          </w:p>
          <w:p w14:paraId="01A5D2D3" w14:textId="77777777" w:rsidR="007F7597" w:rsidRDefault="007F7597" w:rsidP="00C86ED5"/>
          <w:p w14:paraId="51959216" w14:textId="77777777" w:rsidR="007F7597" w:rsidRDefault="007F7597" w:rsidP="00C86ED5">
            <w:r w:rsidRPr="00AE5A88">
              <w:rPr>
                <w:i/>
                <w:iCs/>
              </w:rPr>
              <w:t>404 Media</w:t>
            </w:r>
            <w:r>
              <w:t>, “</w:t>
            </w:r>
            <w:hyperlink r:id="rId248">
              <w:r w:rsidRPr="12A7DD5C">
                <w:rPr>
                  <w:rStyle w:val="Hyperlink"/>
                </w:rPr>
                <w:t>Inside a Powerful Database ICE Uses to Identify and Deport People</w:t>
              </w:r>
            </w:hyperlink>
            <w:r>
              <w:t>” (April 2025)</w:t>
            </w:r>
          </w:p>
          <w:p w14:paraId="721240FD" w14:textId="77777777" w:rsidR="007F7597" w:rsidRDefault="007F7597" w:rsidP="00C86ED5"/>
          <w:p w14:paraId="41541DE6" w14:textId="77777777" w:rsidR="007F7597" w:rsidRDefault="007F7597" w:rsidP="00C86ED5">
            <w:r w:rsidRPr="00AE5A88">
              <w:rPr>
                <w:i/>
                <w:iCs/>
              </w:rPr>
              <w:t>The Intercept</w:t>
            </w:r>
            <w:r>
              <w:t>, “</w:t>
            </w:r>
            <w:hyperlink r:id="rId249">
              <w:r w:rsidRPr="12A7DD5C">
                <w:rPr>
                  <w:rStyle w:val="Hyperlink"/>
                </w:rPr>
                <w:t>Palantir Provides the Engine for Donald Trump</w:t>
              </w:r>
              <w:r>
                <w:rPr>
                  <w:rStyle w:val="Hyperlink"/>
                </w:rPr>
                <w:t>’</w:t>
              </w:r>
              <w:r w:rsidRPr="12A7DD5C">
                <w:rPr>
                  <w:rStyle w:val="Hyperlink"/>
                </w:rPr>
                <w:t>s Deportation Machine</w:t>
              </w:r>
            </w:hyperlink>
            <w:r>
              <w:t>” (March 2017)</w:t>
            </w:r>
          </w:p>
          <w:p w14:paraId="530BE149"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CE9A78" w14:textId="77777777" w:rsidR="007F7597" w:rsidRDefault="007F7597" w:rsidP="00C86ED5">
            <w:r>
              <w:lastRenderedPageBreak/>
              <w:t>DHS AI Use Case Inventory (</w:t>
            </w:r>
            <w:hyperlink r:id="rId250" w:history="1">
              <w:r w:rsidRPr="00C0238B">
                <w:rPr>
                  <w:rStyle w:val="Hyperlink"/>
                </w:rPr>
                <w:t>ICE</w:t>
              </w:r>
            </w:hyperlink>
            <w:r>
              <w:t xml:space="preserve">) (January 2026): </w:t>
            </w:r>
          </w:p>
          <w:p w14:paraId="5608A51D" w14:textId="77777777" w:rsidR="007F7597" w:rsidRDefault="007F7597" w:rsidP="007F7597">
            <w:pPr>
              <w:pStyle w:val="ListParagraph"/>
              <w:numPr>
                <w:ilvl w:val="0"/>
                <w:numId w:val="20"/>
              </w:numPr>
              <w:spacing w:line="240" w:lineRule="auto"/>
              <w:ind w:left="360" w:hanging="216"/>
            </w:pPr>
            <w:r w:rsidRPr="0037685C">
              <w:t>ICE Enhanced Lead Identification and Targeting</w:t>
            </w:r>
            <w:r>
              <w:t xml:space="preserve"> (DHS-2578)</w:t>
            </w:r>
          </w:p>
          <w:p w14:paraId="24B33A3B" w14:textId="77777777" w:rsidR="007F7597" w:rsidRDefault="007F7597" w:rsidP="007F7597">
            <w:pPr>
              <w:pStyle w:val="ListParagraph"/>
              <w:numPr>
                <w:ilvl w:val="0"/>
                <w:numId w:val="20"/>
              </w:numPr>
              <w:spacing w:line="240" w:lineRule="auto"/>
              <w:ind w:left="360" w:hanging="216"/>
            </w:pPr>
            <w:r w:rsidRPr="0037685C">
              <w:t>ICE AI-Enhanced Tip Processing</w:t>
            </w:r>
            <w:r>
              <w:t xml:space="preserve"> (DHS-2515)</w:t>
            </w:r>
          </w:p>
          <w:p w14:paraId="0ACDA41B" w14:textId="77777777" w:rsidR="007F7597" w:rsidRDefault="007F7597" w:rsidP="00C86ED5"/>
          <w:p w14:paraId="0E1D5BE8" w14:textId="77777777" w:rsidR="007F7597" w:rsidRDefault="007F7597" w:rsidP="00C86ED5">
            <w:r w:rsidRPr="00D02A33">
              <w:t>ICE</w:t>
            </w:r>
            <w:r>
              <w:t xml:space="preserve"> </w:t>
            </w:r>
            <w:r w:rsidRPr="00D02A33">
              <w:t>PIA-045</w:t>
            </w:r>
            <w:r>
              <w:t xml:space="preserve">: </w:t>
            </w:r>
            <w:hyperlink r:id="rId251">
              <w:r w:rsidRPr="12A7DD5C">
                <w:rPr>
                  <w:rStyle w:val="Hyperlink"/>
                </w:rPr>
                <w:t>Investigative Case Management System</w:t>
              </w:r>
            </w:hyperlink>
            <w:r>
              <w:t xml:space="preserve"> (August 2021)</w:t>
            </w:r>
          </w:p>
          <w:p w14:paraId="175B7A52" w14:textId="77777777" w:rsidR="007F7597" w:rsidRDefault="007F7597" w:rsidP="00C86ED5"/>
          <w:p w14:paraId="2B70679E" w14:textId="77777777" w:rsidR="007F7597" w:rsidRDefault="007F7597" w:rsidP="00C86ED5">
            <w:r w:rsidRPr="00F419D2">
              <w:lastRenderedPageBreak/>
              <w:t>ICE</w:t>
            </w:r>
            <w:r>
              <w:t xml:space="preserve"> </w:t>
            </w:r>
            <w:r w:rsidRPr="00F419D2">
              <w:t>PIA-032</w:t>
            </w:r>
            <w:r>
              <w:t xml:space="preserve">: </w:t>
            </w:r>
            <w:hyperlink r:id="rId252">
              <w:r w:rsidRPr="12A7DD5C">
                <w:rPr>
                  <w:rStyle w:val="Hyperlink"/>
                </w:rPr>
                <w:t>FALCON Search &amp; Analysis System</w:t>
              </w:r>
            </w:hyperlink>
            <w:r>
              <w:t xml:space="preserve"> (March 2021)</w:t>
            </w:r>
          </w:p>
          <w:p w14:paraId="1243EB59" w14:textId="77777777" w:rsidR="007F7597" w:rsidRDefault="007F7597" w:rsidP="00C86ED5"/>
          <w:p w14:paraId="52A86BBB" w14:textId="77777777" w:rsidR="007F7597" w:rsidRDefault="007F7597" w:rsidP="00C86ED5">
            <w:r>
              <w:t xml:space="preserve">ICE PIA-033: </w:t>
            </w:r>
            <w:hyperlink r:id="rId253">
              <w:r w:rsidRPr="12A7DD5C">
                <w:rPr>
                  <w:rStyle w:val="Hyperlink"/>
                </w:rPr>
                <w:t xml:space="preserve">FALCON Tipline </w:t>
              </w:r>
            </w:hyperlink>
            <w:r>
              <w:t xml:space="preserve"> (November 2012)</w:t>
            </w:r>
          </w:p>
          <w:p w14:paraId="2239B9D4" w14:textId="77777777" w:rsidR="007F7597" w:rsidRDefault="007F7597" w:rsidP="00C86ED5"/>
        </w:tc>
      </w:tr>
      <w:tr w:rsidR="007F7597" w14:paraId="2C0FDF98"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96378E" w14:textId="007C42B9" w:rsidR="007F7597" w:rsidRDefault="007F7597" w:rsidP="00C86ED5">
            <w:r w:rsidRPr="00AE5A88">
              <w:rPr>
                <w:b/>
                <w:bCs/>
              </w:rPr>
              <w:lastRenderedPageBreak/>
              <w:t>Repository for Analytics in a Virtualized Environment (RAVEn).</w:t>
            </w:r>
            <w:r>
              <w:t xml:space="preserve"> This HSI system allows users to use a single query to search multiple federal databases as well as commercial and open-source information. </w:t>
            </w:r>
            <w:r w:rsidR="000E78F0">
              <w:t>Through this process,</w:t>
            </w:r>
            <w:r>
              <w:t xml:space="preserve"> agents </w:t>
            </w:r>
            <w:r w:rsidR="000E78F0">
              <w:t xml:space="preserve">can </w:t>
            </w:r>
            <w:r>
              <w:t xml:space="preserve">create detailed profiles of any individual, including criminal suspects and immigrants.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DDF816" w14:textId="77777777" w:rsidR="007F7597" w:rsidRDefault="007F7597" w:rsidP="00C86ED5">
            <w:r w:rsidRPr="58507186">
              <w:t xml:space="preserve">Total: </w:t>
            </w:r>
            <w:r>
              <w:t>A</w:t>
            </w:r>
            <w:r w:rsidRPr="58507186">
              <w:t>t least $1</w:t>
            </w:r>
            <w:r>
              <w:t>73</w:t>
            </w:r>
            <w:r w:rsidRPr="58507186">
              <w:t>.</w:t>
            </w:r>
            <w:r>
              <w:t>9</w:t>
            </w:r>
            <w:r w:rsidRPr="58507186">
              <w:t xml:space="preserve"> million</w:t>
            </w:r>
          </w:p>
          <w:p w14:paraId="638331FE" w14:textId="77777777" w:rsidR="007F7597" w:rsidRDefault="007F7597" w:rsidP="00C86ED5"/>
          <w:p w14:paraId="3B21BA7C" w14:textId="77777777" w:rsidR="007F7597" w:rsidRDefault="007F7597" w:rsidP="00C86ED5">
            <w:r w:rsidRPr="58507186">
              <w:t>Booz Allen Hamilton</w:t>
            </w:r>
            <w:r>
              <w:t xml:space="preserve"> (ICE)</w:t>
            </w:r>
            <w:r w:rsidRPr="58507186">
              <w:t>: $</w:t>
            </w:r>
            <w:r>
              <w:t>76</w:t>
            </w:r>
            <w:r w:rsidRPr="58507186">
              <w:t xml:space="preserve"> million</w:t>
            </w:r>
          </w:p>
          <w:p w14:paraId="17FBFF64" w14:textId="77777777" w:rsidR="007F7597" w:rsidRDefault="007F7597" w:rsidP="007F7597">
            <w:pPr>
              <w:pStyle w:val="ListParagraph"/>
              <w:numPr>
                <w:ilvl w:val="0"/>
                <w:numId w:val="8"/>
              </w:numPr>
              <w:spacing w:line="240" w:lineRule="auto"/>
              <w:ind w:left="360" w:hanging="216"/>
            </w:pPr>
            <w:r>
              <w:t>2026: $6.2 million</w:t>
            </w:r>
          </w:p>
          <w:p w14:paraId="398158B9" w14:textId="77777777" w:rsidR="007F7597" w:rsidRDefault="007F7597" w:rsidP="007F7597">
            <w:pPr>
              <w:pStyle w:val="ListParagraph"/>
              <w:numPr>
                <w:ilvl w:val="0"/>
                <w:numId w:val="8"/>
              </w:numPr>
              <w:spacing w:line="240" w:lineRule="auto"/>
              <w:ind w:left="360" w:hanging="216"/>
            </w:pPr>
            <w:r w:rsidRPr="58507186">
              <w:t>2025: $12.2 million</w:t>
            </w:r>
          </w:p>
          <w:p w14:paraId="3235904B" w14:textId="77777777" w:rsidR="007F7597" w:rsidRDefault="007F7597" w:rsidP="007F7597">
            <w:pPr>
              <w:pStyle w:val="ListParagraph"/>
              <w:numPr>
                <w:ilvl w:val="0"/>
                <w:numId w:val="8"/>
              </w:numPr>
              <w:spacing w:line="240" w:lineRule="auto"/>
              <w:ind w:left="360" w:hanging="216"/>
            </w:pPr>
            <w:r w:rsidRPr="58507186">
              <w:t>2024: $15.5 million</w:t>
            </w:r>
          </w:p>
          <w:p w14:paraId="4BED53FA" w14:textId="77777777" w:rsidR="007F7597" w:rsidRDefault="007F7597" w:rsidP="007F7597">
            <w:pPr>
              <w:pStyle w:val="ListParagraph"/>
              <w:numPr>
                <w:ilvl w:val="0"/>
                <w:numId w:val="8"/>
              </w:numPr>
              <w:spacing w:line="240" w:lineRule="auto"/>
              <w:ind w:left="360" w:hanging="216"/>
            </w:pPr>
            <w:r w:rsidRPr="58507186">
              <w:t>2023: $18.3 million</w:t>
            </w:r>
          </w:p>
          <w:p w14:paraId="6ABB89A4" w14:textId="77777777" w:rsidR="007F7597" w:rsidRDefault="007F7597" w:rsidP="007F7597">
            <w:pPr>
              <w:pStyle w:val="ListParagraph"/>
              <w:numPr>
                <w:ilvl w:val="0"/>
                <w:numId w:val="8"/>
              </w:numPr>
              <w:spacing w:line="240" w:lineRule="auto"/>
              <w:ind w:left="360" w:hanging="216"/>
            </w:pPr>
            <w:r w:rsidRPr="58507186">
              <w:t>2022: $12.2 million</w:t>
            </w:r>
          </w:p>
          <w:p w14:paraId="379C4107" w14:textId="77777777" w:rsidR="007F7597" w:rsidRDefault="007F7597" w:rsidP="007F7597">
            <w:pPr>
              <w:pStyle w:val="ListParagraph"/>
              <w:numPr>
                <w:ilvl w:val="0"/>
                <w:numId w:val="8"/>
              </w:numPr>
              <w:spacing w:line="240" w:lineRule="auto"/>
              <w:ind w:left="360" w:hanging="216"/>
            </w:pPr>
            <w:r w:rsidRPr="58507186">
              <w:t>2021: $11.6 million</w:t>
            </w:r>
          </w:p>
          <w:p w14:paraId="00778B54" w14:textId="77777777" w:rsidR="007F7597" w:rsidRDefault="007F7597" w:rsidP="00C86ED5"/>
          <w:p w14:paraId="0528CA92" w14:textId="77777777" w:rsidR="007F7597" w:rsidRDefault="007F7597" w:rsidP="00C86ED5">
            <w:r w:rsidRPr="58507186">
              <w:t>Acuity</w:t>
            </w:r>
            <w:r>
              <w:t xml:space="preserve"> (ICE)</w:t>
            </w:r>
            <w:r w:rsidRPr="58507186">
              <w:t>: $50.8 million</w:t>
            </w:r>
          </w:p>
          <w:p w14:paraId="08EFE73C" w14:textId="77777777" w:rsidR="007F7597" w:rsidRDefault="007F7597" w:rsidP="007F7597">
            <w:pPr>
              <w:pStyle w:val="ListParagraph"/>
              <w:numPr>
                <w:ilvl w:val="0"/>
                <w:numId w:val="8"/>
              </w:numPr>
              <w:spacing w:line="240" w:lineRule="auto"/>
              <w:ind w:left="360" w:hanging="216"/>
            </w:pPr>
            <w:r w:rsidRPr="58507186">
              <w:t>2025: $1.5 million</w:t>
            </w:r>
          </w:p>
          <w:p w14:paraId="76869D80" w14:textId="77777777" w:rsidR="007F7597" w:rsidRDefault="007F7597" w:rsidP="007F7597">
            <w:pPr>
              <w:pStyle w:val="ListParagraph"/>
              <w:numPr>
                <w:ilvl w:val="0"/>
                <w:numId w:val="8"/>
              </w:numPr>
              <w:spacing w:line="240" w:lineRule="auto"/>
              <w:ind w:left="360" w:hanging="216"/>
            </w:pPr>
            <w:r w:rsidRPr="58507186">
              <w:t>2024: $12.6 million</w:t>
            </w:r>
          </w:p>
          <w:p w14:paraId="25553AFB" w14:textId="77777777" w:rsidR="007F7597" w:rsidRDefault="007F7597" w:rsidP="007F7597">
            <w:pPr>
              <w:pStyle w:val="ListParagraph"/>
              <w:numPr>
                <w:ilvl w:val="0"/>
                <w:numId w:val="8"/>
              </w:numPr>
              <w:spacing w:line="240" w:lineRule="auto"/>
              <w:ind w:left="360" w:hanging="216"/>
            </w:pPr>
            <w:r w:rsidRPr="58507186">
              <w:t>2023: $15.8 million</w:t>
            </w:r>
          </w:p>
          <w:p w14:paraId="51C4886C" w14:textId="77777777" w:rsidR="007F7597" w:rsidRDefault="007F7597" w:rsidP="007F7597">
            <w:pPr>
              <w:pStyle w:val="ListParagraph"/>
              <w:numPr>
                <w:ilvl w:val="0"/>
                <w:numId w:val="8"/>
              </w:numPr>
              <w:spacing w:line="240" w:lineRule="auto"/>
              <w:ind w:left="360" w:hanging="216"/>
            </w:pPr>
            <w:r w:rsidRPr="58507186">
              <w:t>2022: $20.9 million</w:t>
            </w:r>
          </w:p>
          <w:p w14:paraId="7BB27DE2" w14:textId="77777777" w:rsidR="007F7597" w:rsidRDefault="007F7597" w:rsidP="00C86ED5"/>
          <w:p w14:paraId="09944177" w14:textId="77777777" w:rsidR="007F7597" w:rsidRDefault="007F7597" w:rsidP="00C86ED5">
            <w:r w:rsidRPr="58507186">
              <w:t>Alethix</w:t>
            </w:r>
            <w:r>
              <w:t xml:space="preserve"> (ICE)</w:t>
            </w:r>
            <w:r w:rsidRPr="58507186">
              <w:t>: $46.7 million</w:t>
            </w:r>
          </w:p>
          <w:p w14:paraId="17A0172C" w14:textId="77777777" w:rsidR="007F7597" w:rsidRDefault="007F7597" w:rsidP="007F7597">
            <w:pPr>
              <w:pStyle w:val="ListParagraph"/>
              <w:numPr>
                <w:ilvl w:val="0"/>
                <w:numId w:val="8"/>
              </w:numPr>
              <w:spacing w:line="240" w:lineRule="auto"/>
              <w:ind w:left="360" w:hanging="216"/>
            </w:pPr>
            <w:r w:rsidRPr="58507186">
              <w:t>2024: $16 million</w:t>
            </w:r>
          </w:p>
          <w:p w14:paraId="73A5BB83" w14:textId="77777777" w:rsidR="007F7597" w:rsidRDefault="007F7597" w:rsidP="007F7597">
            <w:pPr>
              <w:pStyle w:val="ListParagraph"/>
              <w:numPr>
                <w:ilvl w:val="0"/>
                <w:numId w:val="8"/>
              </w:numPr>
              <w:spacing w:line="240" w:lineRule="auto"/>
              <w:ind w:left="360" w:hanging="216"/>
            </w:pPr>
            <w:r w:rsidRPr="58507186">
              <w:t>2023: $12.7 million</w:t>
            </w:r>
          </w:p>
          <w:p w14:paraId="38178A33" w14:textId="77777777" w:rsidR="007F7597" w:rsidRDefault="007F7597" w:rsidP="007F7597">
            <w:pPr>
              <w:pStyle w:val="ListParagraph"/>
              <w:numPr>
                <w:ilvl w:val="0"/>
                <w:numId w:val="8"/>
              </w:numPr>
              <w:spacing w:line="240" w:lineRule="auto"/>
              <w:ind w:left="360" w:hanging="216"/>
            </w:pPr>
            <w:r w:rsidRPr="58507186">
              <w:t>2022: $11.5 million</w:t>
            </w:r>
          </w:p>
          <w:p w14:paraId="7A1D98DF" w14:textId="77777777" w:rsidR="007F7597" w:rsidRDefault="007F7597" w:rsidP="007F7597">
            <w:pPr>
              <w:pStyle w:val="ListParagraph"/>
              <w:numPr>
                <w:ilvl w:val="0"/>
                <w:numId w:val="8"/>
              </w:numPr>
              <w:spacing w:line="240" w:lineRule="auto"/>
              <w:ind w:left="360" w:hanging="216"/>
            </w:pPr>
            <w:r w:rsidRPr="58507186">
              <w:t>2021: $6.5 million</w:t>
            </w:r>
          </w:p>
          <w:p w14:paraId="5C7E94C0" w14:textId="77777777" w:rsidR="007F7597" w:rsidRDefault="007F7597" w:rsidP="00C86ED5"/>
          <w:p w14:paraId="7F1D7FC2" w14:textId="77777777" w:rsidR="007F7597" w:rsidRDefault="007F7597" w:rsidP="00C86ED5">
            <w:r w:rsidRPr="58507186">
              <w:t>ESRI</w:t>
            </w:r>
            <w:r>
              <w:t xml:space="preserve"> (ICE)</w:t>
            </w:r>
            <w:r w:rsidRPr="58507186">
              <w:t>:</w:t>
            </w:r>
          </w:p>
          <w:p w14:paraId="29BB38E7" w14:textId="77777777" w:rsidR="007F7597" w:rsidRDefault="007F7597" w:rsidP="007F7597">
            <w:pPr>
              <w:pStyle w:val="ListParagraph"/>
              <w:numPr>
                <w:ilvl w:val="0"/>
                <w:numId w:val="8"/>
              </w:numPr>
              <w:spacing w:line="240" w:lineRule="auto"/>
              <w:ind w:left="360" w:hanging="216"/>
            </w:pPr>
            <w:r w:rsidRPr="58507186">
              <w:t>2022: $290,000</w:t>
            </w:r>
          </w:p>
          <w:p w14:paraId="0E82C07A" w14:textId="77777777" w:rsidR="007F7597" w:rsidRDefault="007F7597" w:rsidP="00C86ED5"/>
          <w:p w14:paraId="491EB188" w14:textId="77777777" w:rsidR="007F7597" w:rsidRDefault="007F7597" w:rsidP="00C86ED5">
            <w:r w:rsidRPr="58507186">
              <w:lastRenderedPageBreak/>
              <w:t>Panamerica Computers</w:t>
            </w:r>
            <w:r>
              <w:t xml:space="preserve"> (ICE)</w:t>
            </w:r>
            <w:r w:rsidRPr="58507186">
              <w:t>:</w:t>
            </w:r>
          </w:p>
          <w:p w14:paraId="398D8480" w14:textId="77777777" w:rsidR="007F7597" w:rsidRDefault="007F7597" w:rsidP="007F7597">
            <w:pPr>
              <w:pStyle w:val="ListParagraph"/>
              <w:numPr>
                <w:ilvl w:val="0"/>
                <w:numId w:val="8"/>
              </w:numPr>
              <w:spacing w:line="240" w:lineRule="auto"/>
              <w:ind w:left="360" w:hanging="216"/>
            </w:pPr>
            <w:r w:rsidRPr="58507186">
              <w:t>2021: $95,000</w:t>
            </w:r>
          </w:p>
          <w:p w14:paraId="0520F107"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CB5ACE" w14:textId="77777777" w:rsidR="007F7597" w:rsidRDefault="007F7597" w:rsidP="00C86ED5">
            <w:r>
              <w:lastRenderedPageBreak/>
              <w:t xml:space="preserve">Brennan Center, </w:t>
            </w:r>
            <w:hyperlink r:id="rId254">
              <w:r w:rsidRPr="00AE5A88">
                <w:rPr>
                  <w:rStyle w:val="Hyperlink"/>
                  <w:i/>
                  <w:iCs/>
                </w:rPr>
                <w:t>A Realignment for Homeland Security Investigations</w:t>
              </w:r>
              <w:r w:rsidRPr="6604E1D9">
                <w:rPr>
                  <w:rStyle w:val="Hyperlink"/>
                </w:rPr>
                <w:t>,</w:t>
              </w:r>
            </w:hyperlink>
            <w:r>
              <w:t xml:space="preserve"> Section III (June 2023)</w:t>
            </w:r>
          </w:p>
          <w:p w14:paraId="236772B2" w14:textId="77777777" w:rsidR="007F7597" w:rsidRDefault="007F7597" w:rsidP="00C86ED5"/>
          <w:p w14:paraId="52A7D2AE" w14:textId="77777777" w:rsidR="007F7597" w:rsidRDefault="007F7597" w:rsidP="00C86ED5">
            <w:r w:rsidRPr="00AE5A88">
              <w:rPr>
                <w:i/>
                <w:iCs/>
              </w:rPr>
              <w:t>Business Insider</w:t>
            </w:r>
            <w:r>
              <w:t>, “</w:t>
            </w:r>
            <w:hyperlink r:id="rId255">
              <w:r w:rsidRPr="6604E1D9">
                <w:rPr>
                  <w:rStyle w:val="Hyperlink"/>
                </w:rPr>
                <w:t xml:space="preserve">Tech Companies are </w:t>
              </w:r>
              <w:r>
                <w:rPr>
                  <w:rStyle w:val="Hyperlink"/>
                </w:rPr>
                <w:t>i</w:t>
              </w:r>
              <w:r w:rsidRPr="6604E1D9">
                <w:rPr>
                  <w:rStyle w:val="Hyperlink"/>
                </w:rPr>
                <w:t xml:space="preserve">n a </w:t>
              </w:r>
              <w:r>
                <w:rPr>
                  <w:rStyle w:val="Hyperlink"/>
                </w:rPr>
                <w:t>‘</w:t>
              </w:r>
              <w:r w:rsidRPr="6604E1D9">
                <w:rPr>
                  <w:rStyle w:val="Hyperlink"/>
                </w:rPr>
                <w:t>Frenzy</w:t>
              </w:r>
              <w:r>
                <w:rPr>
                  <w:rStyle w:val="Hyperlink"/>
                </w:rPr>
                <w:t>’</w:t>
              </w:r>
              <w:r w:rsidRPr="6604E1D9">
                <w:rPr>
                  <w:rStyle w:val="Hyperlink"/>
                </w:rPr>
                <w:t xml:space="preserve"> to Help ICE Build Its Own Data-mining Tool for Targeting Unauthorized Workers</w:t>
              </w:r>
            </w:hyperlink>
            <w:r>
              <w:t>” (September 2021)</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4A4A03" w14:textId="77777777" w:rsidR="007F7597" w:rsidRDefault="007F7597" w:rsidP="00C86ED5">
            <w:r>
              <w:t>DHS AI Use Case Inventory (</w:t>
            </w:r>
            <w:hyperlink r:id="rId256" w:history="1">
              <w:r w:rsidRPr="00C0238B">
                <w:rPr>
                  <w:rStyle w:val="Hyperlink"/>
                </w:rPr>
                <w:t>ICE</w:t>
              </w:r>
            </w:hyperlink>
            <w:r>
              <w:t xml:space="preserve">) (January 2026): </w:t>
            </w:r>
          </w:p>
          <w:p w14:paraId="3C05FEAD" w14:textId="77777777" w:rsidR="007F7597" w:rsidRDefault="007F7597" w:rsidP="007F7597">
            <w:pPr>
              <w:pStyle w:val="ListParagraph"/>
              <w:numPr>
                <w:ilvl w:val="0"/>
                <w:numId w:val="21"/>
              </w:numPr>
              <w:spacing w:line="240" w:lineRule="auto"/>
              <w:ind w:left="360" w:hanging="216"/>
            </w:pPr>
            <w:r w:rsidRPr="0037685C">
              <w:t>ICE Investigative Prioritization Aggregator</w:t>
            </w:r>
            <w:r>
              <w:t xml:space="preserve"> (DHS-125) </w:t>
            </w:r>
          </w:p>
          <w:p w14:paraId="4D08056B" w14:textId="77777777" w:rsidR="007F7597" w:rsidRDefault="007F7597" w:rsidP="007F7597">
            <w:pPr>
              <w:pStyle w:val="ListParagraph"/>
              <w:numPr>
                <w:ilvl w:val="0"/>
                <w:numId w:val="21"/>
              </w:numPr>
              <w:spacing w:line="240" w:lineRule="auto"/>
              <w:ind w:left="360" w:hanging="216"/>
            </w:pPr>
            <w:r w:rsidRPr="0037685C">
              <w:t>ICE Translation and Transcription for Investigative Data</w:t>
            </w:r>
            <w:r>
              <w:t xml:space="preserve"> (DHS-2427) </w:t>
            </w:r>
          </w:p>
          <w:p w14:paraId="47C4BA27" w14:textId="77777777" w:rsidR="007F7597" w:rsidRDefault="007F7597" w:rsidP="007F7597">
            <w:pPr>
              <w:pStyle w:val="ListParagraph"/>
              <w:numPr>
                <w:ilvl w:val="0"/>
                <w:numId w:val="21"/>
              </w:numPr>
              <w:spacing w:line="240" w:lineRule="auto"/>
              <w:ind w:left="360" w:hanging="216"/>
            </w:pPr>
            <w:r w:rsidRPr="0037685C">
              <w:t>ICE Normalization Services</w:t>
            </w:r>
            <w:r>
              <w:t xml:space="preserve"> (DHS-P1)</w:t>
            </w:r>
          </w:p>
          <w:p w14:paraId="612653AA" w14:textId="77777777" w:rsidR="007F7597" w:rsidRDefault="007F7597" w:rsidP="00C86ED5"/>
          <w:p w14:paraId="1664975F" w14:textId="77777777" w:rsidR="007F7597" w:rsidRDefault="007F7597" w:rsidP="00C86ED5">
            <w:r w:rsidRPr="003761B4">
              <w:t>ICE</w:t>
            </w:r>
            <w:r>
              <w:t xml:space="preserve"> </w:t>
            </w:r>
            <w:r w:rsidRPr="003761B4">
              <w:t>PIA-055</w:t>
            </w:r>
            <w:r>
              <w:t xml:space="preserve">: </w:t>
            </w:r>
            <w:hyperlink r:id="rId257">
              <w:r w:rsidRPr="6604E1D9">
                <w:rPr>
                  <w:rStyle w:val="Hyperlink"/>
                </w:rPr>
                <w:t>Repository for Analytics in a Virtualized Environment</w:t>
              </w:r>
            </w:hyperlink>
            <w:r>
              <w:t xml:space="preserve"> (June 2025)</w:t>
            </w:r>
          </w:p>
        </w:tc>
      </w:tr>
      <w:tr w:rsidR="007F7597" w14:paraId="7A6751FA"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019A04" w14:textId="059DB7A6" w:rsidR="007F7597" w:rsidRDefault="007F7597" w:rsidP="00C86ED5">
            <w:r w:rsidRPr="12A7DD5C">
              <w:rPr>
                <w:b/>
                <w:bCs/>
              </w:rPr>
              <w:t>Project SAFEHAVEN</w:t>
            </w:r>
            <w:r w:rsidRPr="00AE5A88">
              <w:rPr>
                <w:b/>
                <w:bCs/>
              </w:rPr>
              <w:t>.</w:t>
            </w:r>
            <w:r>
              <w:t xml:space="preserve"> This new tool is </w:t>
            </w:r>
            <w:hyperlink r:id="rId258">
              <w:r w:rsidRPr="12A7DD5C">
                <w:rPr>
                  <w:rStyle w:val="Hyperlink"/>
                </w:rPr>
                <w:t>designed to</w:t>
              </w:r>
            </w:hyperlink>
            <w:r>
              <w:t xml:space="preserve"> provide DHS with real-time and historical location information and threat assessments of investigative targets, including those suspected only of illegal re-entry, although questions </w:t>
            </w:r>
            <w:hyperlink r:id="rId259" w:history="1">
              <w:r w:rsidRPr="0041730D">
                <w:rPr>
                  <w:rStyle w:val="Hyperlink"/>
                </w:rPr>
                <w:t>persist</w:t>
              </w:r>
            </w:hyperlink>
            <w:r>
              <w:t xml:space="preserve"> about the vendor’s ability to produce such a product. </w:t>
            </w:r>
          </w:p>
          <w:p w14:paraId="707E7673" w14:textId="77777777" w:rsidR="007F7597" w:rsidRDefault="007F7597" w:rsidP="00C86ED5"/>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93024D" w14:textId="77777777" w:rsidR="007F7597" w:rsidRDefault="007F7597" w:rsidP="00C86ED5">
            <w:r>
              <w:t>Edge Ops (ICE):</w:t>
            </w:r>
          </w:p>
          <w:p w14:paraId="28CC2CCD" w14:textId="77777777" w:rsidR="007F7597" w:rsidRDefault="007F7597" w:rsidP="007F7597">
            <w:pPr>
              <w:pStyle w:val="ListParagraph"/>
              <w:numPr>
                <w:ilvl w:val="0"/>
                <w:numId w:val="8"/>
              </w:numPr>
              <w:spacing w:line="240" w:lineRule="auto"/>
              <w:ind w:left="360" w:hanging="216"/>
            </w:pPr>
            <w:r>
              <w:t>2026: $12.2 million</w:t>
            </w:r>
          </w:p>
          <w:p w14:paraId="3BDF6C5F"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4D3F53" w14:textId="627A3DC3" w:rsidR="007F7597" w:rsidRDefault="007F7597" w:rsidP="00C86ED5">
            <w:r w:rsidRPr="00AE5A88">
              <w:rPr>
                <w:i/>
                <w:iCs/>
              </w:rPr>
              <w:t>The Lever</w:t>
            </w:r>
            <w:r>
              <w:t>, “</w:t>
            </w:r>
            <w:hyperlink r:id="rId260">
              <w:r w:rsidRPr="12A7DD5C">
                <w:rPr>
                  <w:rStyle w:val="Hyperlink"/>
                </w:rPr>
                <w:t>The ICE Surveillance Firm with Missing Executives and Phantom Clients</w:t>
              </w:r>
            </w:hyperlink>
            <w:r>
              <w:t>” (May 2026)</w:t>
            </w:r>
          </w:p>
          <w:p w14:paraId="7F82F936" w14:textId="77777777" w:rsidR="007F7597" w:rsidRDefault="007F7597" w:rsidP="00C86ED5"/>
          <w:p w14:paraId="5E9F974F" w14:textId="77777777" w:rsidR="007F7597" w:rsidRDefault="007F7597" w:rsidP="00C86ED5">
            <w:r w:rsidRPr="00AE5A88">
              <w:rPr>
                <w:i/>
                <w:iCs/>
              </w:rPr>
              <w:t>The Lever</w:t>
            </w:r>
            <w:r>
              <w:t>, “</w:t>
            </w:r>
            <w:hyperlink r:id="rId261">
              <w:r w:rsidRPr="12A7DD5C">
                <w:rPr>
                  <w:rStyle w:val="Hyperlink"/>
                </w:rPr>
                <w:t xml:space="preserve">Inside ICE’s $12 Million Plan to Map Immigrants’ </w:t>
              </w:r>
              <w:r>
                <w:rPr>
                  <w:rStyle w:val="Hyperlink"/>
                </w:rPr>
                <w:t>‘</w:t>
              </w:r>
              <w:r w:rsidRPr="12A7DD5C">
                <w:rPr>
                  <w:rStyle w:val="Hyperlink"/>
                </w:rPr>
                <w:t>Patterns of Life</w:t>
              </w:r>
              <w:r>
                <w:rPr>
                  <w:rStyle w:val="Hyperlink"/>
                </w:rPr>
                <w:t>’</w:t>
              </w:r>
              <w:r w:rsidRPr="12A7DD5C">
                <w:rPr>
                  <w:rStyle w:val="Hyperlink"/>
                </w:rPr>
                <w:t>”</w:t>
              </w:r>
            </w:hyperlink>
            <w:r>
              <w:t xml:space="preserve"> (April 2026)</w:t>
            </w:r>
          </w:p>
          <w:p w14:paraId="2B7C93EF"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43F051" w14:textId="77777777" w:rsidR="007F7597" w:rsidRDefault="007F7597" w:rsidP="00C86ED5"/>
        </w:tc>
      </w:tr>
      <w:tr w:rsidR="007F7597" w14:paraId="01E2E363"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887D25" w14:textId="50CA5676" w:rsidR="00355AC7" w:rsidRDefault="007F7597" w:rsidP="00355AC7">
            <w:r w:rsidRPr="6604E1D9">
              <w:rPr>
                <w:b/>
                <w:bCs/>
              </w:rPr>
              <w:t>LeadTrac</w:t>
            </w:r>
            <w:r w:rsidRPr="00AE5A88">
              <w:rPr>
                <w:b/>
                <w:bCs/>
              </w:rPr>
              <w:t>.</w:t>
            </w:r>
            <w:r>
              <w:t xml:space="preserve"> This system </w:t>
            </w:r>
            <w:hyperlink r:id="rId262" w:history="1">
              <w:r w:rsidR="000A0C7A" w:rsidRPr="00355AC7">
                <w:rPr>
                  <w:rStyle w:val="Hyperlink"/>
                </w:rPr>
                <w:t>supports</w:t>
              </w:r>
            </w:hyperlink>
            <w:r w:rsidR="000A0C7A">
              <w:t xml:space="preserve"> HSI investigations into </w:t>
            </w:r>
            <w:r>
              <w:t>people suspected of violating the length or other terms of their visas</w:t>
            </w:r>
            <w:r w:rsidR="000E78F0">
              <w:t xml:space="preserve">, as well as </w:t>
            </w:r>
            <w:r w:rsidR="000E78F0">
              <w:lastRenderedPageBreak/>
              <w:t>investigations</w:t>
            </w:r>
            <w:r w:rsidR="00355AC7">
              <w:t xml:space="preserve"> into potential student visa fraud. It serves as a consolidated </w:t>
            </w:r>
            <w:r w:rsidR="000E78F0">
              <w:t>repository</w:t>
            </w:r>
            <w:r w:rsidR="00355AC7">
              <w:t xml:space="preserve"> for suspects’ information and assists HSI with determining which leads to prioritize.</w:t>
            </w:r>
          </w:p>
          <w:p w14:paraId="49C4F9B0" w14:textId="77777777" w:rsidR="007F7597" w:rsidRDefault="007F7597" w:rsidP="00355AC7"/>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ABC149" w14:textId="77777777" w:rsidR="007F7597" w:rsidRDefault="007F7597" w:rsidP="00C86ED5">
            <w:r>
              <w:lastRenderedPageBreak/>
              <w:t>Strategic Operations Solutions (ICE): $4.5 million</w:t>
            </w:r>
          </w:p>
          <w:p w14:paraId="6C22DA05" w14:textId="77777777" w:rsidR="007F7597" w:rsidRDefault="007F7597" w:rsidP="007F7597">
            <w:pPr>
              <w:pStyle w:val="ListParagraph"/>
              <w:numPr>
                <w:ilvl w:val="0"/>
                <w:numId w:val="8"/>
              </w:numPr>
              <w:spacing w:line="240" w:lineRule="auto"/>
              <w:ind w:left="360" w:hanging="216"/>
            </w:pPr>
            <w:r>
              <w:t>2025: $462,000</w:t>
            </w:r>
          </w:p>
          <w:p w14:paraId="1012DD1E" w14:textId="77777777" w:rsidR="007F7597" w:rsidRDefault="007F7597" w:rsidP="007F7597">
            <w:pPr>
              <w:pStyle w:val="ListParagraph"/>
              <w:numPr>
                <w:ilvl w:val="0"/>
                <w:numId w:val="8"/>
              </w:numPr>
              <w:spacing w:line="240" w:lineRule="auto"/>
              <w:ind w:left="360" w:hanging="216"/>
            </w:pPr>
            <w:r>
              <w:t>2024: $911,000</w:t>
            </w:r>
          </w:p>
          <w:p w14:paraId="3EB97F92" w14:textId="77777777" w:rsidR="007F7597" w:rsidRDefault="007F7597" w:rsidP="007F7597">
            <w:pPr>
              <w:pStyle w:val="ListParagraph"/>
              <w:numPr>
                <w:ilvl w:val="0"/>
                <w:numId w:val="8"/>
              </w:numPr>
              <w:spacing w:line="240" w:lineRule="auto"/>
              <w:ind w:left="360" w:hanging="216"/>
            </w:pPr>
            <w:r>
              <w:t>2023: $907,000</w:t>
            </w:r>
          </w:p>
          <w:p w14:paraId="6D5FDC4D" w14:textId="77777777" w:rsidR="007F7597" w:rsidRDefault="007F7597" w:rsidP="007F7597">
            <w:pPr>
              <w:pStyle w:val="ListParagraph"/>
              <w:numPr>
                <w:ilvl w:val="0"/>
                <w:numId w:val="8"/>
              </w:numPr>
              <w:spacing w:line="240" w:lineRule="auto"/>
              <w:ind w:left="360" w:hanging="216"/>
            </w:pPr>
            <w:r>
              <w:t>2022: $898,000</w:t>
            </w:r>
          </w:p>
          <w:p w14:paraId="11937521" w14:textId="77777777" w:rsidR="007F7597" w:rsidRDefault="007F7597" w:rsidP="007F7597">
            <w:pPr>
              <w:pStyle w:val="ListParagraph"/>
              <w:numPr>
                <w:ilvl w:val="0"/>
                <w:numId w:val="8"/>
              </w:numPr>
              <w:spacing w:line="240" w:lineRule="auto"/>
              <w:ind w:left="360" w:hanging="216"/>
            </w:pPr>
            <w:r>
              <w:t>2021: $1.3 million</w:t>
            </w:r>
          </w:p>
          <w:p w14:paraId="61012FE7"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97A49C" w14:textId="77777777" w:rsidR="007F7597" w:rsidRDefault="007F7597" w:rsidP="00C86ED5">
            <w:r>
              <w:t>FedScoop, “</w:t>
            </w:r>
            <w:hyperlink r:id="rId263">
              <w:r w:rsidRPr="6604E1D9">
                <w:rPr>
                  <w:rStyle w:val="Hyperlink"/>
                </w:rPr>
                <w:t>ICE Seeks Support for App that Tracks Visa, Immigration Violators</w:t>
              </w:r>
            </w:hyperlink>
            <w:r>
              <w:t>” (February 2020)</w:t>
            </w:r>
          </w:p>
          <w:p w14:paraId="2592B988"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E46D7A" w14:textId="77777777" w:rsidR="007F7597" w:rsidRDefault="007F7597" w:rsidP="00C86ED5">
            <w:r w:rsidRPr="00EE6B40">
              <w:t>ICE</w:t>
            </w:r>
            <w:r>
              <w:t xml:space="preserve"> </w:t>
            </w:r>
            <w:r w:rsidRPr="00EE6B40">
              <w:t>PIA-044</w:t>
            </w:r>
            <w:r>
              <w:t xml:space="preserve">: </w:t>
            </w:r>
            <w:hyperlink r:id="rId264">
              <w:r w:rsidRPr="007C818E">
                <w:rPr>
                  <w:rStyle w:val="Hyperlink"/>
                </w:rPr>
                <w:t>LeadTrac System</w:t>
              </w:r>
            </w:hyperlink>
            <w:r>
              <w:t xml:space="preserve"> (July 2016)</w:t>
            </w:r>
          </w:p>
          <w:p w14:paraId="3E489758" w14:textId="77777777" w:rsidR="007F7597" w:rsidRDefault="007F7597" w:rsidP="00C86ED5"/>
        </w:tc>
      </w:tr>
      <w:tr w:rsidR="007F7597" w14:paraId="77E5C3A1"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3A0D53" w14:textId="77777777" w:rsidR="007F7597" w:rsidRDefault="007F7597" w:rsidP="00C86ED5">
            <w:r w:rsidRPr="6604E1D9">
              <w:rPr>
                <w:b/>
                <w:bCs/>
              </w:rPr>
              <w:t>ERO Data Analysis System</w:t>
            </w:r>
            <w:r w:rsidRPr="00AE5A88">
              <w:rPr>
                <w:b/>
                <w:bCs/>
              </w:rPr>
              <w:t>.</w:t>
            </w:r>
            <w:r>
              <w:t xml:space="preserve"> This system combines prison release information, other government databases, and commercial data to locate individuals eligible for deportation. </w:t>
            </w:r>
          </w:p>
          <w:p w14:paraId="661E2A7B" w14:textId="77777777" w:rsidR="007F7597" w:rsidRDefault="007F7597" w:rsidP="00C86ED5"/>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508EDF" w14:textId="77777777" w:rsidR="007F7597" w:rsidRDefault="007F7597" w:rsidP="00C86ED5">
            <w:r>
              <w:t>No public vendor information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85C0D9" w14:textId="77777777" w:rsidR="007F7597" w:rsidRDefault="007F7597" w:rsidP="00C86ED5">
            <w:r>
              <w:t xml:space="preserve">Electronic Privacy Information Center, </w:t>
            </w:r>
            <w:hyperlink r:id="rId265">
              <w:r w:rsidRPr="00AE5A88">
                <w:rPr>
                  <w:rStyle w:val="Hyperlink"/>
                  <w:i/>
                  <w:iCs/>
                </w:rPr>
                <w:t>DHS’s Data Reservoir: ICE and CBP’s Capture and Circulation of Location Information</w:t>
              </w:r>
              <w:r w:rsidRPr="6604E1D9">
                <w:rPr>
                  <w:rStyle w:val="Hyperlink"/>
                </w:rPr>
                <w:t>,</w:t>
              </w:r>
            </w:hyperlink>
            <w:r>
              <w:t xml:space="preserve"> page 24 (August 2022)</w:t>
            </w:r>
          </w:p>
          <w:p w14:paraId="1D443BBF" w14:textId="77777777" w:rsidR="007F7597" w:rsidRDefault="007F7597" w:rsidP="00C86ED5"/>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B4CBFA" w14:textId="77777777" w:rsidR="007F7597" w:rsidRDefault="007F7597" w:rsidP="00C86ED5">
            <w:r w:rsidRPr="00FB4664">
              <w:t>ICE DAS</w:t>
            </w:r>
            <w:r>
              <w:t xml:space="preserve"> </w:t>
            </w:r>
            <w:r w:rsidRPr="00FB4664">
              <w:t>PIA-048</w:t>
            </w:r>
            <w:r>
              <w:t xml:space="preserve">: </w:t>
            </w:r>
            <w:hyperlink r:id="rId266">
              <w:r w:rsidRPr="007C818E">
                <w:rPr>
                  <w:rStyle w:val="Hyperlink"/>
                </w:rPr>
                <w:t>Data Analysis System</w:t>
              </w:r>
            </w:hyperlink>
            <w:r>
              <w:t xml:space="preserve"> (September 2017)</w:t>
            </w:r>
          </w:p>
          <w:p w14:paraId="7C021B7F" w14:textId="77777777" w:rsidR="007F7597" w:rsidRDefault="007F7597" w:rsidP="00C86ED5"/>
        </w:tc>
      </w:tr>
      <w:tr w:rsidR="007F7597" w14:paraId="4C2C8C91" w14:textId="77777777" w:rsidTr="00C86ED5">
        <w:trPr>
          <w:trHeight w:val="300"/>
        </w:trPr>
        <w:tc>
          <w:tcPr>
            <w:tcW w:w="1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8EF84A" w14:textId="10A29735" w:rsidR="007F7597" w:rsidRDefault="007F7597" w:rsidP="00C86ED5">
            <w:r w:rsidRPr="6604E1D9">
              <w:rPr>
                <w:b/>
                <w:bCs/>
              </w:rPr>
              <w:t>Other data analysis</w:t>
            </w:r>
            <w:r w:rsidRPr="00AE5A88">
              <w:rPr>
                <w:b/>
                <w:bCs/>
              </w:rPr>
              <w:t>.</w:t>
            </w:r>
            <w:r>
              <w:t xml:space="preserve"> DHS utilizes numerous other commercial tools, internal systems, and AI </w:t>
            </w:r>
            <w:r>
              <w:lastRenderedPageBreak/>
              <w:t xml:space="preserve">capabilities to analyze </w:t>
            </w:r>
            <w:r w:rsidR="00682108">
              <w:t xml:space="preserve">and manage </w:t>
            </w:r>
            <w:r>
              <w:t>data in its possession. Th</w:t>
            </w:r>
            <w:r w:rsidR="00682108">
              <w:t xml:space="preserve">ese tasks </w:t>
            </w:r>
            <w:del w:id="202" w:author="Gabriella Sanchez" w:date="2026-07-27T11:53:00Z" w16du:dateUtc="2026-07-27T15:53:00Z">
              <w:r w:rsidDel="003C3F07">
                <w:delText xml:space="preserve"> </w:delText>
              </w:r>
            </w:del>
            <w:r>
              <w:t xml:space="preserve">include scoring the relative value of investigative information, cleaning databases to compile information on individuals, and drawing insights from communications records.  </w:t>
            </w:r>
          </w:p>
        </w:tc>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D81203" w14:textId="77777777" w:rsidR="007F7597" w:rsidRDefault="007F7597" w:rsidP="00C86ED5">
            <w:r>
              <w:lastRenderedPageBreak/>
              <w:t>Total: At least $114.5 million</w:t>
            </w:r>
          </w:p>
          <w:p w14:paraId="6B37E2D7" w14:textId="77777777" w:rsidR="007F7597" w:rsidRDefault="007F7597" w:rsidP="00C86ED5"/>
          <w:p w14:paraId="5A064592" w14:textId="77777777" w:rsidR="007F7597" w:rsidRDefault="007F7597" w:rsidP="00C86ED5">
            <w:r>
              <w:t>MetroIBR (USCIS): $76.2 million</w:t>
            </w:r>
          </w:p>
          <w:p w14:paraId="3DA7C86F" w14:textId="77777777" w:rsidR="007F7597" w:rsidRDefault="007F7597" w:rsidP="007F7597">
            <w:pPr>
              <w:pStyle w:val="ListParagraph"/>
              <w:numPr>
                <w:ilvl w:val="0"/>
                <w:numId w:val="8"/>
              </w:numPr>
              <w:spacing w:line="240" w:lineRule="auto"/>
              <w:ind w:left="360" w:hanging="216"/>
            </w:pPr>
            <w:r w:rsidRPr="58507186">
              <w:t>2026</w:t>
            </w:r>
            <w:r>
              <w:t>: -$577,000</w:t>
            </w:r>
          </w:p>
          <w:p w14:paraId="68C10E5B" w14:textId="77777777" w:rsidR="007F7597" w:rsidRDefault="007F7597" w:rsidP="007F7597">
            <w:pPr>
              <w:pStyle w:val="ListParagraph"/>
              <w:numPr>
                <w:ilvl w:val="0"/>
                <w:numId w:val="8"/>
              </w:numPr>
              <w:spacing w:line="240" w:lineRule="auto"/>
              <w:ind w:left="360" w:hanging="216"/>
            </w:pPr>
            <w:r>
              <w:t>2025: $21.9 million</w:t>
            </w:r>
          </w:p>
          <w:p w14:paraId="5150B690" w14:textId="77777777" w:rsidR="007F7597" w:rsidRDefault="007F7597" w:rsidP="007F7597">
            <w:pPr>
              <w:pStyle w:val="ListParagraph"/>
              <w:numPr>
                <w:ilvl w:val="0"/>
                <w:numId w:val="8"/>
              </w:numPr>
              <w:spacing w:line="240" w:lineRule="auto"/>
              <w:ind w:left="360" w:hanging="216"/>
            </w:pPr>
            <w:r>
              <w:lastRenderedPageBreak/>
              <w:t>2024: $19.2 million</w:t>
            </w:r>
          </w:p>
          <w:p w14:paraId="207895AB" w14:textId="77777777" w:rsidR="007F7597" w:rsidRDefault="007F7597" w:rsidP="007F7597">
            <w:pPr>
              <w:pStyle w:val="ListParagraph"/>
              <w:numPr>
                <w:ilvl w:val="0"/>
                <w:numId w:val="8"/>
              </w:numPr>
              <w:spacing w:line="240" w:lineRule="auto"/>
              <w:ind w:left="360" w:hanging="216"/>
            </w:pPr>
            <w:r>
              <w:t>2023: $25.9 million</w:t>
            </w:r>
          </w:p>
          <w:p w14:paraId="4D12956A" w14:textId="77777777" w:rsidR="007F7597" w:rsidRDefault="007F7597" w:rsidP="007F7597">
            <w:pPr>
              <w:pStyle w:val="ListParagraph"/>
              <w:numPr>
                <w:ilvl w:val="0"/>
                <w:numId w:val="8"/>
              </w:numPr>
              <w:spacing w:line="240" w:lineRule="auto"/>
              <w:ind w:left="360" w:hanging="216"/>
            </w:pPr>
            <w:r>
              <w:t>2022: $9.7 million</w:t>
            </w:r>
          </w:p>
          <w:p w14:paraId="5CFAEA9C" w14:textId="77777777" w:rsidR="007F7597" w:rsidRDefault="007F7597" w:rsidP="00C86ED5"/>
          <w:p w14:paraId="21073A1E" w14:textId="77777777" w:rsidR="007F7597" w:rsidRDefault="007F7597" w:rsidP="00C86ED5">
            <w:r w:rsidRPr="58507186">
              <w:t>Palantir</w:t>
            </w:r>
            <w:r>
              <w:t xml:space="preserve"> (USSS)</w:t>
            </w:r>
            <w:r w:rsidRPr="58507186">
              <w:t>:</w:t>
            </w:r>
          </w:p>
          <w:p w14:paraId="2D4D4367" w14:textId="77777777" w:rsidR="007F7597" w:rsidRDefault="007F7597" w:rsidP="007F7597">
            <w:pPr>
              <w:pStyle w:val="ListParagraph"/>
              <w:numPr>
                <w:ilvl w:val="0"/>
                <w:numId w:val="8"/>
              </w:numPr>
              <w:spacing w:line="240" w:lineRule="auto"/>
              <w:ind w:left="360" w:hanging="216"/>
            </w:pPr>
            <w:r w:rsidRPr="58507186">
              <w:t>2026: $</w:t>
            </w:r>
            <w:r>
              <w:t>18</w:t>
            </w:r>
            <w:r w:rsidRPr="58507186">
              <w:t>.</w:t>
            </w:r>
            <w:r>
              <w:t>7</w:t>
            </w:r>
            <w:r w:rsidRPr="58507186">
              <w:t xml:space="preserve"> million</w:t>
            </w:r>
          </w:p>
          <w:p w14:paraId="081F8A3B" w14:textId="77777777" w:rsidR="007F7597" w:rsidRDefault="007F7597" w:rsidP="00C86ED5"/>
          <w:p w14:paraId="3D06BBAC" w14:textId="77777777" w:rsidR="007F7597" w:rsidRDefault="007F7597" w:rsidP="00C86ED5">
            <w:r w:rsidRPr="58507186">
              <w:t>Deloitte</w:t>
            </w:r>
            <w:r>
              <w:t xml:space="preserve"> (ICE)</w:t>
            </w:r>
            <w:r w:rsidRPr="58507186">
              <w:t>: $9.1 million</w:t>
            </w:r>
          </w:p>
          <w:p w14:paraId="465A7ED7" w14:textId="77777777" w:rsidR="007F7597" w:rsidRDefault="007F7597" w:rsidP="007F7597">
            <w:pPr>
              <w:pStyle w:val="ListParagraph"/>
              <w:numPr>
                <w:ilvl w:val="0"/>
                <w:numId w:val="8"/>
              </w:numPr>
              <w:spacing w:line="240" w:lineRule="auto"/>
              <w:ind w:left="360" w:hanging="216"/>
            </w:pPr>
            <w:r w:rsidRPr="58507186">
              <w:t>2025: $2.1 million</w:t>
            </w:r>
          </w:p>
          <w:p w14:paraId="18C0D147" w14:textId="77777777" w:rsidR="007F7597" w:rsidRDefault="007F7597" w:rsidP="007F7597">
            <w:pPr>
              <w:pStyle w:val="ListParagraph"/>
              <w:numPr>
                <w:ilvl w:val="0"/>
                <w:numId w:val="8"/>
              </w:numPr>
              <w:spacing w:line="240" w:lineRule="auto"/>
              <w:ind w:left="360" w:hanging="216"/>
            </w:pPr>
            <w:r w:rsidRPr="58507186">
              <w:t>2024: $2 million</w:t>
            </w:r>
          </w:p>
          <w:p w14:paraId="38295C19" w14:textId="77777777" w:rsidR="007F7597" w:rsidRDefault="007F7597" w:rsidP="007F7597">
            <w:pPr>
              <w:pStyle w:val="ListParagraph"/>
              <w:numPr>
                <w:ilvl w:val="0"/>
                <w:numId w:val="8"/>
              </w:numPr>
              <w:spacing w:line="240" w:lineRule="auto"/>
              <w:ind w:left="360" w:hanging="216"/>
            </w:pPr>
            <w:r w:rsidRPr="58507186">
              <w:t>2023: $2.7 million</w:t>
            </w:r>
          </w:p>
          <w:p w14:paraId="25BEF39D" w14:textId="77777777" w:rsidR="007F7597" w:rsidRDefault="007F7597" w:rsidP="007F7597">
            <w:pPr>
              <w:pStyle w:val="ListParagraph"/>
              <w:numPr>
                <w:ilvl w:val="0"/>
                <w:numId w:val="8"/>
              </w:numPr>
              <w:spacing w:line="240" w:lineRule="auto"/>
              <w:ind w:left="360" w:hanging="216"/>
            </w:pPr>
            <w:r w:rsidRPr="58507186">
              <w:t>2022: $936,000</w:t>
            </w:r>
          </w:p>
          <w:p w14:paraId="2994A148" w14:textId="77777777" w:rsidR="007F7597" w:rsidRDefault="007F7597" w:rsidP="007F7597">
            <w:pPr>
              <w:pStyle w:val="ListParagraph"/>
              <w:numPr>
                <w:ilvl w:val="0"/>
                <w:numId w:val="8"/>
              </w:numPr>
              <w:spacing w:line="240" w:lineRule="auto"/>
              <w:ind w:left="360" w:hanging="216"/>
            </w:pPr>
            <w:r w:rsidRPr="58507186">
              <w:t>2021: $1.4 million</w:t>
            </w:r>
          </w:p>
          <w:p w14:paraId="45FC196D" w14:textId="77777777" w:rsidR="007F7597" w:rsidRDefault="007F7597" w:rsidP="00C86ED5"/>
          <w:p w14:paraId="7368555E" w14:textId="77777777" w:rsidR="007F7597" w:rsidRDefault="007F7597" w:rsidP="00C86ED5">
            <w:r w:rsidRPr="58507186">
              <w:t>Relx (Lexis Nexis)</w:t>
            </w:r>
            <w:r>
              <w:t xml:space="preserve"> (USSS)</w:t>
            </w:r>
            <w:r w:rsidRPr="58507186">
              <w:t>:</w:t>
            </w:r>
          </w:p>
          <w:p w14:paraId="049FF123" w14:textId="77777777" w:rsidR="007F7597" w:rsidRDefault="007F7597" w:rsidP="007F7597">
            <w:pPr>
              <w:pStyle w:val="ListParagraph"/>
              <w:numPr>
                <w:ilvl w:val="0"/>
                <w:numId w:val="8"/>
              </w:numPr>
              <w:spacing w:line="240" w:lineRule="auto"/>
              <w:ind w:left="360" w:hanging="216"/>
            </w:pPr>
            <w:r w:rsidRPr="58507186">
              <w:t>2026: $5.1 million</w:t>
            </w:r>
          </w:p>
          <w:p w14:paraId="06F2741B" w14:textId="77777777" w:rsidR="007F7597" w:rsidRDefault="007F7597" w:rsidP="00C86ED5"/>
          <w:p w14:paraId="1E5CDF9D" w14:textId="77777777" w:rsidR="007F7597" w:rsidRDefault="007F7597" w:rsidP="00C86ED5">
            <w:r w:rsidRPr="58507186">
              <w:t>Thomson Reuters</w:t>
            </w:r>
            <w:r>
              <w:t xml:space="preserve"> (CBP)</w:t>
            </w:r>
            <w:r w:rsidRPr="58507186">
              <w:t>: $2.2 million</w:t>
            </w:r>
          </w:p>
          <w:p w14:paraId="6BFB5F87" w14:textId="77777777" w:rsidR="007F7597" w:rsidRDefault="007F7597" w:rsidP="007F7597">
            <w:pPr>
              <w:pStyle w:val="ListParagraph"/>
              <w:numPr>
                <w:ilvl w:val="0"/>
                <w:numId w:val="8"/>
              </w:numPr>
              <w:spacing w:line="240" w:lineRule="auto"/>
              <w:ind w:left="360" w:hanging="216"/>
            </w:pPr>
            <w:r w:rsidRPr="58507186">
              <w:t>2022: $1.1 million</w:t>
            </w:r>
          </w:p>
          <w:p w14:paraId="258CA18D" w14:textId="77777777" w:rsidR="007F7597" w:rsidRDefault="007F7597" w:rsidP="007F7597">
            <w:pPr>
              <w:pStyle w:val="ListParagraph"/>
              <w:numPr>
                <w:ilvl w:val="0"/>
                <w:numId w:val="8"/>
              </w:numPr>
              <w:spacing w:line="240" w:lineRule="auto"/>
              <w:ind w:left="360" w:hanging="216"/>
            </w:pPr>
            <w:r w:rsidRPr="58507186">
              <w:t>2021: $1.1 million</w:t>
            </w:r>
          </w:p>
          <w:p w14:paraId="1F1E5A18" w14:textId="77777777" w:rsidR="007F7597" w:rsidRDefault="007F7597" w:rsidP="00C86ED5"/>
          <w:p w14:paraId="6A730336" w14:textId="77777777" w:rsidR="007F7597" w:rsidRDefault="007F7597" w:rsidP="00C86ED5">
            <w:r>
              <w:t xml:space="preserve">AT&amp;T (ICE): </w:t>
            </w:r>
          </w:p>
          <w:p w14:paraId="594F2D2B" w14:textId="77777777" w:rsidR="007F7597" w:rsidRDefault="007F7597" w:rsidP="007F7597">
            <w:pPr>
              <w:pStyle w:val="ListParagraph"/>
              <w:numPr>
                <w:ilvl w:val="0"/>
                <w:numId w:val="8"/>
              </w:numPr>
              <w:spacing w:line="240" w:lineRule="auto"/>
              <w:ind w:left="360" w:hanging="216"/>
            </w:pPr>
            <w:r>
              <w:t>2025: $2.1 million</w:t>
            </w:r>
          </w:p>
          <w:p w14:paraId="4D84C2CE" w14:textId="77777777" w:rsidR="007F7597" w:rsidRDefault="007F7597" w:rsidP="00C86ED5"/>
          <w:p w14:paraId="79324029" w14:textId="77777777" w:rsidR="007F7597" w:rsidRDefault="007F7597" w:rsidP="00C86ED5">
            <w:r w:rsidRPr="58507186">
              <w:t>Hyland</w:t>
            </w:r>
            <w:r>
              <w:t xml:space="preserve"> (USCIS)</w:t>
            </w:r>
            <w:r w:rsidRPr="58507186">
              <w:t>:</w:t>
            </w:r>
          </w:p>
          <w:p w14:paraId="17D4513E" w14:textId="77777777" w:rsidR="007F7597" w:rsidRDefault="007F7597" w:rsidP="007F7597">
            <w:pPr>
              <w:pStyle w:val="ListParagraph"/>
              <w:numPr>
                <w:ilvl w:val="0"/>
                <w:numId w:val="8"/>
              </w:numPr>
              <w:spacing w:line="240" w:lineRule="auto"/>
              <w:ind w:left="360" w:hanging="216"/>
            </w:pPr>
            <w:r w:rsidRPr="58507186">
              <w:t>2026: $1.2 million</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3D842D" w14:textId="77777777" w:rsidR="007F7597" w:rsidRDefault="007F7597" w:rsidP="00C86ED5">
            <w:r>
              <w:rPr>
                <w:i/>
                <w:iCs/>
              </w:rPr>
              <w:lastRenderedPageBreak/>
              <w:t>Wired</w:t>
            </w:r>
            <w:r>
              <w:t>, “</w:t>
            </w:r>
            <w:hyperlink r:id="rId267">
              <w:r w:rsidRPr="6604E1D9">
                <w:rPr>
                  <w:rStyle w:val="Hyperlink"/>
                </w:rPr>
                <w:t xml:space="preserve">DHS Opens a Billion-Dollar Tab </w:t>
              </w:r>
              <w:r>
                <w:rPr>
                  <w:rStyle w:val="Hyperlink"/>
                </w:rPr>
                <w:t>w</w:t>
              </w:r>
              <w:r w:rsidRPr="6604E1D9">
                <w:rPr>
                  <w:rStyle w:val="Hyperlink"/>
                </w:rPr>
                <w:t>ith Palantir</w:t>
              </w:r>
            </w:hyperlink>
            <w:r>
              <w:t>” (February 2026)</w:t>
            </w:r>
          </w:p>
          <w:p w14:paraId="1E048539" w14:textId="77777777" w:rsidR="007F7597" w:rsidRDefault="007F7597" w:rsidP="00C86ED5"/>
          <w:p w14:paraId="2E778B23" w14:textId="77777777" w:rsidR="007F7597" w:rsidRDefault="007F7597" w:rsidP="00C86ED5">
            <w:r w:rsidRPr="00AE5A88">
              <w:rPr>
                <w:i/>
                <w:iCs/>
              </w:rPr>
              <w:t>Financial Times</w:t>
            </w:r>
            <w:r>
              <w:t>, “</w:t>
            </w:r>
            <w:hyperlink r:id="rId268">
              <w:r w:rsidRPr="6604E1D9">
                <w:rPr>
                  <w:rStyle w:val="Hyperlink"/>
                </w:rPr>
                <w:t>Trump</w:t>
              </w:r>
              <w:r>
                <w:rPr>
                  <w:rStyle w:val="Hyperlink"/>
                </w:rPr>
                <w:t>’</w:t>
              </w:r>
              <w:r w:rsidRPr="6604E1D9">
                <w:rPr>
                  <w:rStyle w:val="Hyperlink"/>
                </w:rPr>
                <w:t xml:space="preserve">s Immigration </w:t>
              </w:r>
              <w:r w:rsidRPr="6604E1D9">
                <w:rPr>
                  <w:rStyle w:val="Hyperlink"/>
                </w:rPr>
                <w:lastRenderedPageBreak/>
                <w:t>Data Dragnet</w:t>
              </w:r>
            </w:hyperlink>
            <w:r>
              <w:t>” (December 2025)</w:t>
            </w:r>
          </w:p>
          <w:p w14:paraId="3B2196BB" w14:textId="77777777" w:rsidR="007F7597" w:rsidRDefault="007F7597" w:rsidP="00C86ED5"/>
          <w:p w14:paraId="12A055AF" w14:textId="77777777" w:rsidR="007F7597" w:rsidRDefault="007F7597" w:rsidP="00C86ED5">
            <w:r>
              <w:t xml:space="preserve">Just Futures Law and Mijente, </w:t>
            </w:r>
            <w:hyperlink r:id="rId269">
              <w:r w:rsidRPr="00AE5A88">
                <w:rPr>
                  <w:rStyle w:val="Hyperlink"/>
                  <w:i/>
                  <w:iCs/>
                </w:rPr>
                <w:t>Automating Deportation: The Artificial Intelligence Behind the Department of Homeland Security’s Immigration Enforcement Regime</w:t>
              </w:r>
            </w:hyperlink>
            <w:r>
              <w:t xml:space="preserve"> (June 2024)</w:t>
            </w:r>
          </w:p>
        </w:tc>
        <w:tc>
          <w:tcPr>
            <w:tcW w:w="2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03D492" w14:textId="77777777" w:rsidR="007F7597" w:rsidRDefault="007F7597" w:rsidP="00C86ED5">
            <w:r>
              <w:lastRenderedPageBreak/>
              <w:t>DHS AI Use Case Inventory (</w:t>
            </w:r>
            <w:hyperlink r:id="rId270" w:history="1">
              <w:r w:rsidRPr="00F141BD">
                <w:rPr>
                  <w:rStyle w:val="Hyperlink"/>
                </w:rPr>
                <w:t>USCIS</w:t>
              </w:r>
            </w:hyperlink>
            <w:r>
              <w:t xml:space="preserve">) (Jan. 2026): </w:t>
            </w:r>
          </w:p>
          <w:p w14:paraId="29FEAF25" w14:textId="77777777" w:rsidR="007F7597" w:rsidRDefault="007F7597" w:rsidP="007F7597">
            <w:pPr>
              <w:pStyle w:val="ListParagraph"/>
              <w:numPr>
                <w:ilvl w:val="0"/>
                <w:numId w:val="22"/>
              </w:numPr>
              <w:spacing w:line="240" w:lineRule="auto"/>
              <w:ind w:left="360" w:hanging="216"/>
            </w:pPr>
            <w:r w:rsidRPr="0037685C">
              <w:t>USCIS Person-Centric Identity Services</w:t>
            </w:r>
            <w:r>
              <w:t xml:space="preserve"> Deduplication Model (DHS-55)</w:t>
            </w:r>
          </w:p>
          <w:p w14:paraId="2A91EA92" w14:textId="77777777" w:rsidR="007F7597" w:rsidRDefault="007F7597" w:rsidP="007F7597">
            <w:pPr>
              <w:pStyle w:val="ListParagraph"/>
              <w:numPr>
                <w:ilvl w:val="0"/>
                <w:numId w:val="22"/>
              </w:numPr>
              <w:spacing w:line="240" w:lineRule="auto"/>
              <w:ind w:left="360" w:hanging="216"/>
            </w:pPr>
            <w:r>
              <w:lastRenderedPageBreak/>
              <w:t xml:space="preserve">USCIS Person-Centric Identity Services A-Number Management Model (DHS-56) </w:t>
            </w:r>
          </w:p>
          <w:p w14:paraId="3AE0AB7F" w14:textId="77777777" w:rsidR="007F7597" w:rsidRDefault="007F7597" w:rsidP="00C86ED5"/>
          <w:p w14:paraId="581FF36A" w14:textId="77777777" w:rsidR="007F7597" w:rsidRDefault="007F7597" w:rsidP="00C86ED5">
            <w:r>
              <w:t xml:space="preserve">CBP Directive 1450-030: </w:t>
            </w:r>
            <w:hyperlink r:id="rId271">
              <w:r w:rsidRPr="6604E1D9">
                <w:rPr>
                  <w:rStyle w:val="Hyperlink"/>
                </w:rPr>
                <w:t>Artificial Intelligence Use and Reporting</w:t>
              </w:r>
            </w:hyperlink>
            <w:r>
              <w:t xml:space="preserve"> (September 2025)</w:t>
            </w:r>
          </w:p>
          <w:p w14:paraId="5CC9FFE6" w14:textId="77777777" w:rsidR="007F7597" w:rsidRDefault="007F7597" w:rsidP="00C86ED5"/>
          <w:p w14:paraId="4C6B04F4" w14:textId="77777777" w:rsidR="007F7597" w:rsidRDefault="007F7597" w:rsidP="00C86ED5">
            <w:r>
              <w:t xml:space="preserve">DHS Directive 139-08: </w:t>
            </w:r>
            <w:hyperlink r:id="rId272">
              <w:r w:rsidRPr="6604E1D9">
                <w:rPr>
                  <w:rStyle w:val="Hyperlink"/>
                </w:rPr>
                <w:t>Artificial Intelligence Use and Acquisition</w:t>
              </w:r>
            </w:hyperlink>
            <w:r>
              <w:t xml:space="preserve"> (January 2025)</w:t>
            </w:r>
          </w:p>
          <w:p w14:paraId="40A9DBC8" w14:textId="77777777" w:rsidR="007F7597" w:rsidRDefault="007F7597" w:rsidP="00C86ED5"/>
          <w:p w14:paraId="4F616B03" w14:textId="77777777" w:rsidR="007F7597" w:rsidRDefault="007F7597" w:rsidP="00C86ED5">
            <w:r>
              <w:t xml:space="preserve">DHS PIA-055: </w:t>
            </w:r>
            <w:hyperlink r:id="rId273">
              <w:r w:rsidRPr="6604E1D9">
                <w:rPr>
                  <w:rStyle w:val="Hyperlink"/>
                </w:rPr>
                <w:t>Data Analysis Tools</w:t>
              </w:r>
            </w:hyperlink>
            <w:r>
              <w:t xml:space="preserve"> (June 2023)</w:t>
            </w:r>
          </w:p>
          <w:p w14:paraId="67532662" w14:textId="77777777" w:rsidR="007F7597" w:rsidRDefault="007F7597" w:rsidP="00C86ED5"/>
          <w:p w14:paraId="7BF464B3" w14:textId="77777777" w:rsidR="007F7597" w:rsidRDefault="007F7597" w:rsidP="00C86ED5">
            <w:r w:rsidRPr="00F31796">
              <w:t>USCIS</w:t>
            </w:r>
            <w:r>
              <w:t xml:space="preserve"> </w:t>
            </w:r>
            <w:r w:rsidRPr="00F31796">
              <w:t>PIA-087</w:t>
            </w:r>
            <w:r>
              <w:t xml:space="preserve">: </w:t>
            </w:r>
            <w:hyperlink r:id="rId274" w:history="1">
              <w:r w:rsidRPr="00AE5EDE">
                <w:rPr>
                  <w:rStyle w:val="Hyperlink"/>
                </w:rPr>
                <w:t>Person Centric Identity Services Initiative</w:t>
              </w:r>
            </w:hyperlink>
            <w:r>
              <w:t xml:space="preserve"> (December 2022)</w:t>
            </w:r>
          </w:p>
          <w:p w14:paraId="69C824D4" w14:textId="77777777" w:rsidR="007F7597" w:rsidRDefault="007F7597" w:rsidP="00C86ED5"/>
          <w:p w14:paraId="3E39D852" w14:textId="77777777" w:rsidR="007F7597" w:rsidRDefault="007F7597" w:rsidP="00C86ED5">
            <w:r>
              <w:t>CBP PIA</w:t>
            </w:r>
            <w:r w:rsidRPr="00F31796">
              <w:t>-</w:t>
            </w:r>
            <w:r>
              <w:t xml:space="preserve">063: </w:t>
            </w:r>
            <w:hyperlink r:id="rId275" w:history="1">
              <w:r w:rsidRPr="00281BCC">
                <w:rPr>
                  <w:rStyle w:val="Hyperlink"/>
                </w:rPr>
                <w:t>Enterprise Analytics</w:t>
              </w:r>
            </w:hyperlink>
            <w:r>
              <w:t xml:space="preserve"> (May 2020)</w:t>
            </w:r>
          </w:p>
        </w:tc>
      </w:tr>
    </w:tbl>
    <w:p w14:paraId="64197B27" w14:textId="77777777" w:rsidR="007F7597" w:rsidRDefault="007F7597" w:rsidP="007F7597">
      <w:pPr>
        <w:spacing w:after="0"/>
      </w:pPr>
    </w:p>
    <w:p w14:paraId="40967743" w14:textId="77777777" w:rsidR="007F7597" w:rsidRDefault="007F7597" w:rsidP="007F7597">
      <w:pPr>
        <w:spacing w:after="0"/>
      </w:pPr>
      <w:commentRangeStart w:id="203"/>
      <w:r>
        <w:rPr>
          <w:b/>
          <w:bCs/>
          <w:u w:val="single"/>
        </w:rPr>
        <w:t>Methodology</w:t>
      </w:r>
      <w:commentRangeEnd w:id="203"/>
      <w:r w:rsidR="00A81A98">
        <w:rPr>
          <w:rStyle w:val="CommentReference"/>
          <w:sz w:val="24"/>
          <w:szCs w:val="24"/>
        </w:rPr>
        <w:commentReference w:id="203"/>
      </w:r>
    </w:p>
    <w:p w14:paraId="676A14FD" w14:textId="693BE967" w:rsidR="007F7597" w:rsidRDefault="007F7597" w:rsidP="007F7597">
      <w:pPr>
        <w:spacing w:after="120" w:line="278" w:lineRule="auto"/>
      </w:pPr>
      <w:commentRangeStart w:id="204"/>
      <w:r w:rsidRPr="00D06923">
        <w:t>This project aims to catalogue and present as many contracts as possible </w:t>
      </w:r>
      <w:r>
        <w:t>in which</w:t>
      </w:r>
      <w:r w:rsidRPr="00D06923">
        <w:t xml:space="preserve"> </w:t>
      </w:r>
      <w:r>
        <w:t>DHS</w:t>
      </w:r>
      <w:r w:rsidRPr="00D06923">
        <w:t> purchased technology</w:t>
      </w:r>
      <w:r w:rsidR="00DC3A15">
        <w:t xml:space="preserve"> that is designed to, or can be used to,</w:t>
      </w:r>
      <w:r w:rsidRPr="00D06923">
        <w:t xml:space="preserve"> collect information on individuals or groups</w:t>
      </w:r>
      <w:ins w:id="205" w:author="Gabriella Sanchez" w:date="2026-07-27T12:06:00Z" w16du:dateUtc="2026-07-27T16:06:00Z">
        <w:r w:rsidR="00EB6B16">
          <w:t>;</w:t>
        </w:r>
      </w:ins>
      <w:del w:id="206" w:author="Gabriella Sanchez" w:date="2026-07-27T12:06:00Z" w16du:dateUtc="2026-07-27T16:06:00Z">
        <w:r w:rsidRPr="00D06923" w:rsidDel="00EB6B16">
          <w:delText>,</w:delText>
        </w:r>
      </w:del>
      <w:r w:rsidRPr="00D06923">
        <w:t xml:space="preserve"> purchase</w:t>
      </w:r>
      <w:r w:rsidR="00DC3A15">
        <w:t>d</w:t>
      </w:r>
      <w:r w:rsidRPr="00D06923">
        <w:t xml:space="preserve"> </w:t>
      </w:r>
      <w:r w:rsidR="008465BC">
        <w:t>actual data</w:t>
      </w:r>
      <w:r w:rsidRPr="00D06923">
        <w:t xml:space="preserve"> about individuals or groups</w:t>
      </w:r>
      <w:ins w:id="207" w:author="Gabriella Sanchez" w:date="2026-07-27T12:06:00Z" w16du:dateUtc="2026-07-27T16:06:00Z">
        <w:r w:rsidR="00EB6B16">
          <w:t>;</w:t>
        </w:r>
      </w:ins>
      <w:del w:id="208" w:author="Gabriella Sanchez" w:date="2026-07-27T12:06:00Z" w16du:dateUtc="2026-07-27T16:06:00Z">
        <w:r w:rsidRPr="00D06923" w:rsidDel="00EB6B16">
          <w:delText>,</w:delText>
        </w:r>
      </w:del>
      <w:r w:rsidRPr="00D06923">
        <w:t xml:space="preserve"> </w:t>
      </w:r>
      <w:r w:rsidR="00DC3A15">
        <w:t xml:space="preserve">or purchased </w:t>
      </w:r>
      <w:r w:rsidRPr="00D06923">
        <w:t>infrastructure or software for analyzing and making use of this information</w:t>
      </w:r>
      <w:commentRangeEnd w:id="204"/>
      <w:r w:rsidR="00DC3A15" w:rsidRPr="00D06923">
        <w:rPr>
          <w:rStyle w:val="CommentReference"/>
          <w:sz w:val="24"/>
          <w:szCs w:val="24"/>
        </w:rPr>
        <w:commentReference w:id="204"/>
      </w:r>
      <w:r w:rsidRPr="00D06923">
        <w:t>. Databases simply for storing this information were not included</w:t>
      </w:r>
      <w:r>
        <w:t xml:space="preserve">. </w:t>
      </w:r>
    </w:p>
    <w:p w14:paraId="6BB40AF8" w14:textId="41C50168" w:rsidR="007F7597" w:rsidRDefault="007F7597" w:rsidP="007F7597">
      <w:pPr>
        <w:spacing w:after="120" w:line="278" w:lineRule="auto"/>
      </w:pPr>
      <w:r>
        <w:lastRenderedPageBreak/>
        <w:t xml:space="preserve">The resource </w:t>
      </w:r>
      <w:r w:rsidRPr="00D06923">
        <w:t>includes funds that were obligated during the Biden and second</w:t>
      </w:r>
      <w:r>
        <w:t xml:space="preserve"> Trump administrations (</w:t>
      </w:r>
      <w:r w:rsidRPr="00D06923">
        <w:t>i.e.</w:t>
      </w:r>
      <w:r>
        <w:t>,</w:t>
      </w:r>
      <w:r w:rsidRPr="00D06923">
        <w:t> since January 20, 2021). </w:t>
      </w:r>
      <w:r>
        <w:t>It</w:t>
      </w:r>
      <w:r w:rsidRPr="00D06923">
        <w:t xml:space="preserve"> focuses on technology that </w:t>
      </w:r>
      <w:r w:rsidRPr="00D06923">
        <w:rPr>
          <w:i/>
          <w:iCs/>
        </w:rPr>
        <w:t>can be </w:t>
      </w:r>
      <w:r w:rsidRPr="00D06923">
        <w:t>used in the interio</w:t>
      </w:r>
      <w:r>
        <w:t>r. It thus does not include s</w:t>
      </w:r>
      <w:r w:rsidRPr="00D06923">
        <w:t>tationary technology installed at the border</w:t>
      </w:r>
      <w:ins w:id="209" w:author="Gabriella Sanchez" w:date="2026-07-27T12:10:00Z" w16du:dateUtc="2026-07-27T16:10:00Z">
        <w:r w:rsidR="00FF3DF3">
          <w:t>s</w:t>
        </w:r>
      </w:ins>
      <w:r w:rsidRPr="00D06923">
        <w:t xml:space="preserve"> or </w:t>
      </w:r>
      <w:r>
        <w:t>points</w:t>
      </w:r>
      <w:r w:rsidRPr="00D06923">
        <w:t xml:space="preserve"> of entry</w:t>
      </w:r>
      <w:r>
        <w:t xml:space="preserve"> and </w:t>
      </w:r>
      <w:r w:rsidRPr="00D06923">
        <w:t xml:space="preserve">is limited to subcomponents of DHS that operate in the interior (ICE, CBP, USSS, </w:t>
      </w:r>
      <w:r>
        <w:t>USCIS, I&amp;A, and FPS)</w:t>
      </w:r>
      <w:r w:rsidRPr="00D06923">
        <w:t xml:space="preserve"> and portions of DHS headquarters that supply or assist those components (S&amp;T, OBIM, the Office of Procurement Operations, and the Chief Information</w:t>
      </w:r>
      <w:r>
        <w:t xml:space="preserve"> Officer). It does not include</w:t>
      </w:r>
      <w:r w:rsidRPr="00D06923">
        <w:t xml:space="preserve"> </w:t>
      </w:r>
      <w:commentRangeStart w:id="210"/>
      <w:commentRangeStart w:id="211"/>
      <w:commentRangeStart w:id="212"/>
      <w:r w:rsidRPr="00D06923">
        <w:t xml:space="preserve">technology </w:t>
      </w:r>
      <w:r w:rsidR="00BE507B">
        <w:t xml:space="preserve">only </w:t>
      </w:r>
      <w:commentRangeEnd w:id="210"/>
      <w:r w:rsidR="00BE507B" w:rsidRPr="00D06923">
        <w:rPr>
          <w:rStyle w:val="CommentReference"/>
          <w:sz w:val="24"/>
          <w:szCs w:val="24"/>
        </w:rPr>
        <w:commentReference w:id="210"/>
      </w:r>
      <w:commentRangeEnd w:id="211"/>
      <w:r w:rsidR="00DC3A15" w:rsidRPr="00D06923">
        <w:rPr>
          <w:rStyle w:val="CommentReference"/>
          <w:sz w:val="24"/>
          <w:szCs w:val="24"/>
        </w:rPr>
        <w:commentReference w:id="211"/>
      </w:r>
      <w:commentRangeEnd w:id="212"/>
      <w:r w:rsidR="00011273" w:rsidRPr="00D06923">
        <w:rPr>
          <w:rStyle w:val="CommentReference"/>
          <w:sz w:val="24"/>
          <w:szCs w:val="24"/>
        </w:rPr>
        <w:commentReference w:id="212"/>
      </w:r>
      <w:r w:rsidRPr="00D06923">
        <w:t>used to screen individuals or commercial items coming from abroad, such as that</w:t>
      </w:r>
      <w:r w:rsidR="00DC3A15">
        <w:t xml:space="preserve"> </w:t>
      </w:r>
      <w:r w:rsidR="00011273">
        <w:t>used exclusively by CBP’s National Targeting Center.</w:t>
      </w:r>
      <w:r w:rsidRPr="00D06923">
        <w:t> Also excluded are technologies related to immigrant detention or </w:t>
      </w:r>
      <w:r>
        <w:t>a</w:t>
      </w:r>
      <w:r w:rsidRPr="00D06923">
        <w:t xml:space="preserve">lternatives to </w:t>
      </w:r>
      <w:r>
        <w:t>d</w:t>
      </w:r>
      <w:r w:rsidRPr="00D06923">
        <w:t xml:space="preserve">etention.  </w:t>
      </w:r>
    </w:p>
    <w:p w14:paraId="7515BCDC" w14:textId="5287FF0A" w:rsidR="007F7597" w:rsidRDefault="007F7597" w:rsidP="007F7597">
      <w:pPr>
        <w:spacing w:after="120" w:line="278" w:lineRule="auto"/>
      </w:pPr>
      <w:r>
        <w:t>T</w:t>
      </w:r>
      <w:r w:rsidRPr="00D06923">
        <w:t xml:space="preserve">o identify contracts on USASpending.gov that are potentially relevant, </w:t>
      </w:r>
      <w:r>
        <w:t>we</w:t>
      </w:r>
      <w:r w:rsidRPr="00D06923">
        <w:t xml:space="preserve"> used four primary strategies</w:t>
      </w:r>
      <w:r>
        <w:t>:</w:t>
      </w:r>
      <w:r w:rsidRPr="00D06923">
        <w:t xml:space="preserve"> </w:t>
      </w:r>
      <w:del w:id="213" w:author="Gabriella Sanchez" w:date="2026-07-27T12:11:00Z" w16du:dateUtc="2026-07-27T16:11:00Z">
        <w:r w:rsidRPr="00D06923" w:rsidDel="00E4494D">
          <w:delText>1) </w:delText>
        </w:r>
      </w:del>
      <w:r>
        <w:t>r</w:t>
      </w:r>
      <w:r w:rsidRPr="00D06923">
        <w:t>eview</w:t>
      </w:r>
      <w:r>
        <w:t xml:space="preserve">ing </w:t>
      </w:r>
      <w:r w:rsidRPr="00D06923">
        <w:t>news articles that identify and describe contracts with the department</w:t>
      </w:r>
      <w:r>
        <w:t>;</w:t>
      </w:r>
      <w:r w:rsidRPr="00D06923">
        <w:t xml:space="preserve"> </w:t>
      </w:r>
      <w:del w:id="214" w:author="Gabriella Sanchez" w:date="2026-07-27T12:11:00Z" w16du:dateUtc="2026-07-27T16:11:00Z">
        <w:r w:rsidRPr="00D06923" w:rsidDel="00E4494D">
          <w:delText xml:space="preserve">2) </w:delText>
        </w:r>
      </w:del>
      <w:r w:rsidRPr="00D06923">
        <w:t>review</w:t>
      </w:r>
      <w:r>
        <w:t>ing</w:t>
      </w:r>
      <w:r w:rsidRPr="00D06923">
        <w:t xml:space="preserve"> prior Brennan Center work that identified vendors of surveillance technology</w:t>
      </w:r>
      <w:r>
        <w:t>;</w:t>
      </w:r>
      <w:r w:rsidRPr="00D06923">
        <w:t xml:space="preserve"> </w:t>
      </w:r>
      <w:del w:id="215" w:author="Gabriella Sanchez" w:date="2026-07-27T12:11:00Z" w16du:dateUtc="2026-07-27T16:11:00Z">
        <w:r w:rsidRPr="00D06923" w:rsidDel="00F929CA">
          <w:delText xml:space="preserve">3) </w:delText>
        </w:r>
      </w:del>
      <w:r>
        <w:t xml:space="preserve">reviewing </w:t>
      </w:r>
      <w:r w:rsidRPr="00D06923">
        <w:t xml:space="preserve">lists of vendors from similar projects (including </w:t>
      </w:r>
      <w:r>
        <w:t xml:space="preserve">the </w:t>
      </w:r>
      <w:r w:rsidRPr="00D06923">
        <w:t>E</w:t>
      </w:r>
      <w:r>
        <w:t>lectronic Frontier Foundation</w:t>
      </w:r>
      <w:r w:rsidRPr="00D06923">
        <w:t>’s </w:t>
      </w:r>
      <w:hyperlink r:id="rId276" w:tgtFrame="_blank" w:history="1">
        <w:r w:rsidRPr="00D06923">
          <w:rPr>
            <w:rStyle w:val="Hyperlink"/>
          </w:rPr>
          <w:t>dataset</w:t>
        </w:r>
      </w:hyperlink>
      <w:r w:rsidRPr="00D06923">
        <w:t> of border vendors, the international </w:t>
      </w:r>
      <w:hyperlink r:id="rId277" w:tgtFrame="_blank" w:history="1">
        <w:r w:rsidRPr="00D06923">
          <w:rPr>
            <w:rStyle w:val="Hyperlink"/>
          </w:rPr>
          <w:t>Surveillance Watch</w:t>
        </w:r>
      </w:hyperlink>
      <w:r w:rsidRPr="00D06923">
        <w:t>, and</w:t>
      </w:r>
      <w:r>
        <w:t xml:space="preserve"> the </w:t>
      </w:r>
      <w:hyperlink r:id="rId278" w:tgtFrame="_blank" w:history="1">
        <w:r w:rsidRPr="00D06923">
          <w:rPr>
            <w:rStyle w:val="Hyperlink"/>
            <w:i/>
            <w:iCs/>
          </w:rPr>
          <w:t>Tech Behind ICE</w:t>
        </w:r>
      </w:hyperlink>
      <w:r w:rsidRPr="00D06923">
        <w:t xml:space="preserve"> report </w:t>
      </w:r>
      <w:r>
        <w:t xml:space="preserve">by </w:t>
      </w:r>
      <w:r w:rsidRPr="00D06923">
        <w:t>Mijente, Surveillance Resistance Lab</w:t>
      </w:r>
      <w:r>
        <w:t>,</w:t>
      </w:r>
      <w:r w:rsidRPr="00D06923">
        <w:t xml:space="preserve"> and Just Futures Law</w:t>
      </w:r>
      <w:r>
        <w:t xml:space="preserve">) </w:t>
      </w:r>
      <w:r w:rsidRPr="00D06923">
        <w:t>to identify relevant companies</w:t>
      </w:r>
      <w:r>
        <w:t xml:space="preserve">; </w:t>
      </w:r>
      <w:r w:rsidR="008465BC">
        <w:t xml:space="preserve">and </w:t>
      </w:r>
      <w:del w:id="216" w:author="Gabriella Sanchez" w:date="2026-07-27T12:12:00Z" w16du:dateUtc="2026-07-27T16:12:00Z">
        <w:r w:rsidRPr="00D06923" w:rsidDel="00F929CA">
          <w:delText>4)</w:delText>
        </w:r>
      </w:del>
      <w:del w:id="217" w:author="Gabriella Sanchez" w:date="2026-07-27T12:11:00Z" w16du:dateUtc="2026-07-27T16:11:00Z">
        <w:r w:rsidRPr="00D06923" w:rsidDel="00F929CA">
          <w:delText xml:space="preserve"> </w:delText>
        </w:r>
      </w:del>
      <w:r>
        <w:t xml:space="preserve">searching </w:t>
      </w:r>
      <w:r w:rsidRPr="00D06923">
        <w:t>USASpending and the </w:t>
      </w:r>
      <w:hyperlink r:id="rId279" w:tgtFrame="_blank" w:history="1">
        <w:r w:rsidRPr="00D06923">
          <w:rPr>
            <w:rStyle w:val="Hyperlink"/>
          </w:rPr>
          <w:t>now</w:t>
        </w:r>
        <w:r>
          <w:rPr>
            <w:rStyle w:val="Hyperlink"/>
          </w:rPr>
          <w:t>-</w:t>
        </w:r>
        <w:r w:rsidRPr="00D06923">
          <w:rPr>
            <w:rStyle w:val="Hyperlink"/>
          </w:rPr>
          <w:t>defunct</w:t>
        </w:r>
      </w:hyperlink>
      <w:r w:rsidRPr="00D06923">
        <w:t> fpds.gov for keywords</w:t>
      </w:r>
      <w:del w:id="218" w:author="Gabriella Sanchez" w:date="2026-07-27T12:12:00Z" w16du:dateUtc="2026-07-27T16:12:00Z">
        <w:r w:rsidRPr="00D06923" w:rsidDel="004E265B">
          <w:delText>,</w:delText>
        </w:r>
      </w:del>
      <w:r w:rsidRPr="00D06923">
        <w:t xml:space="preserve"> such as “biometric,” “drone,” “BWC,” and “digital forensic.”  </w:t>
      </w:r>
    </w:p>
    <w:p w14:paraId="5DFB2BFF" w14:textId="533042CD" w:rsidR="007F7597" w:rsidRDefault="007F7597" w:rsidP="007F7597">
      <w:pPr>
        <w:spacing w:after="120" w:line="278" w:lineRule="auto"/>
      </w:pPr>
      <w:commentRangeStart w:id="219"/>
      <w:r w:rsidRPr="00D06923">
        <w:t xml:space="preserve">Once </w:t>
      </w:r>
      <w:r>
        <w:t xml:space="preserve">we </w:t>
      </w:r>
      <w:r w:rsidRPr="00D06923">
        <w:t xml:space="preserve">identified </w:t>
      </w:r>
      <w:r>
        <w:t xml:space="preserve">potentially relevant </w:t>
      </w:r>
      <w:r w:rsidRPr="00D06923">
        <w:t xml:space="preserve">contracts, </w:t>
      </w:r>
      <w:r>
        <w:t xml:space="preserve">we </w:t>
      </w:r>
      <w:r w:rsidRPr="00D06923">
        <w:t>reviewed them to determine</w:t>
      </w:r>
      <w:r>
        <w:t xml:space="preserve"> first whether</w:t>
      </w:r>
      <w:r w:rsidRPr="00D06923">
        <w:t xml:space="preserve"> the contract or public reporting </w:t>
      </w:r>
      <w:r>
        <w:t>provided</w:t>
      </w:r>
      <w:r w:rsidRPr="00D06923">
        <w:t xml:space="preserve"> sufficient detail </w:t>
      </w:r>
      <w:r>
        <w:t>to allow us to</w:t>
      </w:r>
      <w:r w:rsidRPr="00D06923">
        <w:t xml:space="preserve"> conclude with reasonable certainty </w:t>
      </w:r>
      <w:r w:rsidR="00A66835">
        <w:t xml:space="preserve">what </w:t>
      </w:r>
      <w:r w:rsidR="00367997">
        <w:t xml:space="preserve">types of services or functionalities </w:t>
      </w:r>
      <w:r w:rsidRPr="00D06923">
        <w:t>the contract </w:t>
      </w:r>
      <w:r w:rsidR="00367997">
        <w:t xml:space="preserve">covered </w:t>
      </w:r>
      <w:r w:rsidRPr="00D06923">
        <w:t>and</w:t>
      </w:r>
      <w:r w:rsidR="00A66835">
        <w:t xml:space="preserve"> </w:t>
      </w:r>
      <w:r w:rsidRPr="00D06923">
        <w:t>whether </w:t>
      </w:r>
      <w:r w:rsidR="00367997">
        <w:t>the contract</w:t>
      </w:r>
      <w:r>
        <w:t xml:space="preserve"> </w:t>
      </w:r>
      <w:r w:rsidRPr="00D06923">
        <w:t>fit the above criteria. A number of contracts failed at the first step due to the vagueness of their public descriptions (e.g.</w:t>
      </w:r>
      <w:r>
        <w:t>,</w:t>
      </w:r>
      <w:r w:rsidRPr="00D06923">
        <w:t> “</w:t>
      </w:r>
      <w:hyperlink r:id="rId280" w:tgtFrame="_blank" w:history="1">
        <w:r w:rsidRPr="00D06923">
          <w:rPr>
            <w:rStyle w:val="Hyperlink"/>
          </w:rPr>
          <w:t>technical investigative equipment upgrades</w:t>
        </w:r>
      </w:hyperlink>
      <w:r w:rsidRPr="00D06923">
        <w:t>”)</w:t>
      </w:r>
      <w:r w:rsidR="00367997">
        <w:t>, which made it impossible to determine what function or functions the vendor was providing</w:t>
      </w:r>
      <w:r w:rsidRPr="00D06923">
        <w:t>. Contracts with vendors that are usually intermediaries selling others’ technology and </w:t>
      </w:r>
      <w:r>
        <w:t xml:space="preserve">that </w:t>
      </w:r>
      <w:r w:rsidRPr="00D06923">
        <w:t>had vague contract descriptions (e.g.</w:t>
      </w:r>
      <w:r>
        <w:t>,</w:t>
      </w:r>
      <w:r w:rsidRPr="00D06923">
        <w:t> just “</w:t>
      </w:r>
      <w:hyperlink r:id="rId281" w:tgtFrame="_blank" w:history="1">
        <w:r w:rsidRPr="00D06923">
          <w:rPr>
            <w:rStyle w:val="Hyperlink"/>
          </w:rPr>
          <w:t>license</w:t>
        </w:r>
      </w:hyperlink>
      <w:r w:rsidRPr="00D06923">
        <w:t>”) </w:t>
      </w:r>
      <w:r>
        <w:t>were</w:t>
      </w:r>
      <w:r w:rsidRPr="00D06923">
        <w:t xml:space="preserve"> excluded</w:t>
      </w:r>
      <w:r>
        <w:t>, as were</w:t>
      </w:r>
      <w:r w:rsidRPr="00D06923">
        <w:t xml:space="preserve"> contracts with technical descriptions whose meanings could not be determined (e.g.</w:t>
      </w:r>
      <w:r>
        <w:t>,</w:t>
      </w:r>
      <w:r w:rsidRPr="00D06923">
        <w:t> “</w:t>
      </w:r>
      <w:hyperlink r:id="rId282" w:tgtFrame="_blank" w:history="1">
        <w:r>
          <w:rPr>
            <w:rStyle w:val="Hyperlink"/>
          </w:rPr>
          <w:t>elastic (ELK) node subscriptions</w:t>
        </w:r>
      </w:hyperlink>
      <w:r>
        <w:t>”</w:t>
      </w:r>
      <w:r w:rsidRPr="00D06923">
        <w:t xml:space="preserve">). When the item, software, or service purchased could be determined, </w:t>
      </w:r>
      <w:r>
        <w:t xml:space="preserve">contracts that fit </w:t>
      </w:r>
      <w:r w:rsidRPr="00D06923">
        <w:t>the above scoping criteria were included in the final analysis.</w:t>
      </w:r>
      <w:commentRangeEnd w:id="219"/>
      <w:r w:rsidR="00BE507B">
        <w:rPr>
          <w:rStyle w:val="CommentReference"/>
          <w:sz w:val="24"/>
          <w:szCs w:val="24"/>
        </w:rPr>
        <w:commentReference w:id="219"/>
      </w:r>
    </w:p>
    <w:p w14:paraId="60168AC0" w14:textId="77777777" w:rsidR="001D3B40" w:rsidRDefault="008469D3" w:rsidP="007F7597">
      <w:pPr>
        <w:spacing w:after="120" w:line="278" w:lineRule="auto"/>
        <w:rPr>
          <w:ins w:id="220" w:author="Gabriella Sanchez" w:date="2026-07-27T12:15:00Z" w16du:dateUtc="2026-07-27T16:15:00Z"/>
        </w:rPr>
      </w:pPr>
      <w:r>
        <w:t xml:space="preserve">All the contract values listed in this piece are the obligated funds from </w:t>
      </w:r>
      <w:r w:rsidR="00367997">
        <w:t>the</w:t>
      </w:r>
      <w:r>
        <w:t xml:space="preserve"> included contracts, drawn directly from USASpending. </w:t>
      </w:r>
      <w:r w:rsidR="00DC66E3">
        <w:t>“</w:t>
      </w:r>
      <w:r w:rsidRPr="008469D3">
        <w:t>Contract obligations</w:t>
      </w:r>
      <w:r w:rsidR="00DC66E3">
        <w:t>”</w:t>
      </w:r>
      <w:r w:rsidRPr="008469D3">
        <w:t xml:space="preserve"> </w:t>
      </w:r>
      <w:r>
        <w:t>mean</w:t>
      </w:r>
      <w:r w:rsidR="00DC66E3">
        <w:t>s</w:t>
      </w:r>
      <w:r w:rsidRPr="008469D3">
        <w:t xml:space="preserve"> all funds that DHS has promised to pay vendors, including amounts that have not yet been paid out.</w:t>
      </w:r>
      <w:r>
        <w:t xml:space="preserve"> Only funds related to surveillance technologies, as defined and laid out here, were included</w:t>
      </w:r>
      <w:r w:rsidR="00DC66E3">
        <w:t>;</w:t>
      </w:r>
      <w:r>
        <w:t xml:space="preserve"> </w:t>
      </w:r>
      <w:r w:rsidR="00DC66E3">
        <w:t>f</w:t>
      </w:r>
      <w:r>
        <w:t xml:space="preserve">unds </w:t>
      </w:r>
      <w:r w:rsidR="00DC66E3">
        <w:t xml:space="preserve">provided to </w:t>
      </w:r>
      <w:r>
        <w:t>the same vendors but for other types of products or services were not included.</w:t>
      </w:r>
      <w:r w:rsidR="00DC66E3">
        <w:t xml:space="preserve"> </w:t>
      </w:r>
    </w:p>
    <w:p w14:paraId="727780A3" w14:textId="405D8DD2" w:rsidR="008469D3" w:rsidRPr="00D06923" w:rsidRDefault="00DC66E3" w:rsidP="007F7597">
      <w:pPr>
        <w:spacing w:after="120" w:line="278" w:lineRule="auto"/>
      </w:pPr>
      <w:del w:id="221" w:author="Gabriella Sanchez" w:date="2026-07-27T12:14:00Z" w16du:dateUtc="2026-07-27T16:14:00Z">
        <w:r w:rsidDel="001468E3">
          <w:lastRenderedPageBreak/>
          <w:delText xml:space="preserve">It is worth noting that </w:delText>
        </w:r>
        <w:r w:rsidR="009F5AD4" w:rsidDel="001468E3">
          <w:delText>n</w:delText>
        </w:r>
      </w:del>
      <w:ins w:id="222" w:author="Gabriella Sanchez" w:date="2026-07-27T12:15:00Z" w16du:dateUtc="2026-07-27T16:15:00Z">
        <w:r w:rsidR="00E41949">
          <w:t>We recognize that n</w:t>
        </w:r>
      </w:ins>
      <w:r w:rsidR="009F5AD4">
        <w:t xml:space="preserve">ot all </w:t>
      </w:r>
      <w:del w:id="223" w:author="Gabriella Sanchez" w:date="2026-07-27T12:14:00Z" w16du:dateUtc="2026-07-27T16:14:00Z">
        <w:r w:rsidR="009F5AD4" w:rsidDel="001468E3">
          <w:delText xml:space="preserve">of </w:delText>
        </w:r>
      </w:del>
      <w:r w:rsidR="009F5AD4">
        <w:t>the</w:t>
      </w:r>
      <w:r>
        <w:t xml:space="preserve"> suppliers or vendors listed here </w:t>
      </w:r>
      <w:del w:id="224" w:author="Gabriella Sanchez" w:date="2026-07-27T12:14:00Z" w16du:dateUtc="2026-07-27T16:14:00Z">
        <w:r w:rsidDel="00E41949">
          <w:delText xml:space="preserve">have </w:delText>
        </w:r>
      </w:del>
      <w:r>
        <w:t xml:space="preserve">contracted with DHS with the intent of furthering the department’s broad-reaching deportation ambitions, its targeting of observers and protesters, or other </w:t>
      </w:r>
      <w:r w:rsidR="009F5AD4">
        <w:t>activities that have sparked concern from the public and lawmakers</w:t>
      </w:r>
      <w:ins w:id="225" w:author="Gabriella Sanchez" w:date="2026-07-27T12:15:00Z" w16du:dateUtc="2026-07-27T16:15:00Z">
        <w:r w:rsidR="00E41949">
          <w:t>.</w:t>
        </w:r>
      </w:ins>
      <w:del w:id="226" w:author="Gabriella Sanchez" w:date="2026-07-27T12:15:00Z" w16du:dateUtc="2026-07-27T16:15:00Z">
        <w:r w:rsidR="009F5AD4" w:rsidDel="00E41949">
          <w:delText>;</w:delText>
        </w:r>
      </w:del>
      <w:r w:rsidR="009F5AD4">
        <w:t xml:space="preserve"> </w:t>
      </w:r>
      <w:del w:id="227" w:author="Gabriella Sanchez" w:date="2026-07-27T12:15:00Z" w16du:dateUtc="2026-07-27T16:15:00Z">
        <w:r w:rsidR="009F5AD4" w:rsidDel="006D535B">
          <w:delText>our focus here</w:delText>
        </w:r>
      </w:del>
      <w:ins w:id="228" w:author="Gabriella Sanchez" w:date="2026-07-27T12:15:00Z" w16du:dateUtc="2026-07-27T16:15:00Z">
        <w:r w:rsidR="006D535B">
          <w:t>The piece</w:t>
        </w:r>
      </w:ins>
      <w:r w:rsidR="009F5AD4">
        <w:t xml:space="preserve"> is </w:t>
      </w:r>
      <w:ins w:id="229" w:author="Gabriella Sanchez" w:date="2026-07-27T12:15:00Z" w16du:dateUtc="2026-07-27T16:15:00Z">
        <w:r w:rsidR="006D535B">
          <w:t xml:space="preserve">intended to highlight </w:t>
        </w:r>
      </w:ins>
      <w:del w:id="230" w:author="Gabriella Sanchez" w:date="2026-07-27T12:15:00Z" w16du:dateUtc="2026-07-27T16:15:00Z">
        <w:r w:rsidR="009F5AD4" w:rsidDel="006D535B">
          <w:delText xml:space="preserve">on </w:delText>
        </w:r>
      </w:del>
      <w:r w:rsidR="009F5AD4">
        <w:t>the department’s acquisition and use of these technologi</w:t>
      </w:r>
      <w:ins w:id="231" w:author="Gabriella Sanchez" w:date="2026-07-27T12:15:00Z" w16du:dateUtc="2026-07-27T16:15:00Z">
        <w:r w:rsidR="006D535B">
          <w:t>es</w:t>
        </w:r>
      </w:ins>
      <w:del w:id="232" w:author="Gabriella Sanchez" w:date="2026-07-27T12:15:00Z" w16du:dateUtc="2026-07-27T16:15:00Z">
        <w:r w:rsidR="009F5AD4" w:rsidDel="006D535B">
          <w:delText>cal tools</w:delText>
        </w:r>
      </w:del>
      <w:r w:rsidR="009F5AD4">
        <w:t xml:space="preserve">. </w:t>
      </w:r>
    </w:p>
    <w:p w14:paraId="07D3BB05" w14:textId="77777777" w:rsidR="007F7597" w:rsidRPr="00D06923" w:rsidRDefault="007F7597" w:rsidP="007F7597">
      <w:pPr>
        <w:spacing w:after="0"/>
      </w:pPr>
    </w:p>
    <w:p w14:paraId="71BC7502" w14:textId="77777777" w:rsidR="007F7597" w:rsidRDefault="007F7597"/>
    <w:sectPr w:rsidR="007F7597" w:rsidSect="007F7597">
      <w:footerReference w:type="default" r:id="rId28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Levinson-Waldman" w:date="2026-07-17T09:05:00Z" w:initials="RL">
    <w:p w14:paraId="0B754EEF" w14:textId="77777777" w:rsidR="006A1B1C" w:rsidRDefault="006A1B1C" w:rsidP="006A1B1C">
      <w:pPr>
        <w:pStyle w:val="CommentText"/>
      </w:pPr>
      <w:r>
        <w:rPr>
          <w:rStyle w:val="CommentReference"/>
        </w:rPr>
        <w:annotationRef/>
      </w:r>
      <w:r>
        <w:t>Gabriella - I hadn’t spotted this in the initial set of edits, but I’m trying to be really careful about defaulting to the word surveillance (even though we’re shorthanding this as the DHS surveillance resource). A lot of this tech either doesn’t do surveillance per se, but it contributes significantly to DHS’s ability to target activists, immigrants, etc, or it serves multiple functions, sometimes including surveillance. I’m not sure if this makes the Hed too long, but it’s definitely more accurate.</w:t>
      </w:r>
    </w:p>
  </w:comment>
  <w:comment w:id="1" w:author="Gabriella Sanchez" w:date="2026-07-24T13:31:00Z" w:initials="GS">
    <w:p w14:paraId="78D20DAE" w14:textId="77777777" w:rsidR="00390ED8" w:rsidRDefault="00390ED8" w:rsidP="00390ED8">
      <w:r>
        <w:rPr>
          <w:rStyle w:val="CommentReference"/>
        </w:rPr>
        <w:annotationRef/>
      </w:r>
      <w:r>
        <w:rPr>
          <w:sz w:val="20"/>
          <w:szCs w:val="20"/>
        </w:rPr>
        <w:t>That makes sense. Would it be okay to shorten to "Data Tools" since that encompasses tools that collect and analyze data?</w:t>
      </w:r>
    </w:p>
  </w:comment>
  <w:comment w:id="16" w:author="Rachel Levinson-Waldman" w:date="2026-07-23T15:00:00Z" w:initials="RL">
    <w:p w14:paraId="52FB4252" w14:textId="77777777" w:rsidR="00D34527" w:rsidRDefault="00D34527" w:rsidP="00D34527">
      <w:pPr>
        <w:pStyle w:val="CommentText"/>
      </w:pPr>
      <w:r>
        <w:rPr>
          <w:rStyle w:val="CommentReference"/>
        </w:rPr>
        <w:annotationRef/>
      </w:r>
      <w:r>
        <w:t xml:space="preserve">Gabriella, do you have a recommendation about where to drop a note that the research is current as of [X] date and will be updated periodically? </w:t>
      </w:r>
    </w:p>
  </w:comment>
  <w:comment w:id="17" w:author="Gabriella Sanchez" w:date="2026-07-27T11:16:00Z" w:initials="GS">
    <w:p w14:paraId="17E0C30A" w14:textId="77777777" w:rsidR="00173A14" w:rsidRDefault="00173A14" w:rsidP="00173A14">
      <w:r>
        <w:rPr>
          <w:rStyle w:val="CommentReference"/>
        </w:rPr>
        <w:annotationRef/>
      </w:r>
      <w:r>
        <w:rPr>
          <w:sz w:val="20"/>
          <w:szCs w:val="20"/>
        </w:rPr>
        <w:t>I think an italicized line at the top should work</w:t>
      </w:r>
    </w:p>
  </w:comment>
  <w:comment w:id="32" w:author="Elisa Miller" w:date="2026-07-14T12:43:00Z" w:initials="EM">
    <w:p w14:paraId="544806C7" w14:textId="77777777" w:rsidR="00416885" w:rsidRDefault="00416885" w:rsidP="00416885">
      <w:pPr>
        <w:pStyle w:val="CommentText"/>
      </w:pPr>
      <w:r>
        <w:rPr>
          <w:rStyle w:val="CommentReference"/>
        </w:rPr>
        <w:annotationRef/>
      </w:r>
      <w:r>
        <w:t>“can” provide?</w:t>
      </w:r>
    </w:p>
  </w:comment>
  <w:comment w:id="33" w:author="Elisa Miller" w:date="2026-07-14T12:44:00Z" w:initials="EM">
    <w:p w14:paraId="0F944042" w14:textId="77777777" w:rsidR="00416885" w:rsidRDefault="00416885" w:rsidP="00416885">
      <w:pPr>
        <w:pStyle w:val="CommentText"/>
      </w:pPr>
      <w:r>
        <w:rPr>
          <w:rStyle w:val="CommentReference"/>
        </w:rPr>
        <w:annotationRef/>
      </w:r>
      <w:r>
        <w:t>Anywhere in this document do we articulate any legal limitations or restrictions on use, even if we are saying that such limits aren’t sufficient?</w:t>
      </w:r>
    </w:p>
  </w:comment>
  <w:comment w:id="34" w:author="Rachel Levinson-Waldman" w:date="2026-07-14T15:24:00Z" w:initials="RL">
    <w:p w14:paraId="7736750E" w14:textId="77777777" w:rsidR="00E9586C" w:rsidRDefault="00E9586C" w:rsidP="00E9586C">
      <w:pPr>
        <w:pStyle w:val="CommentText"/>
      </w:pPr>
      <w:r>
        <w:rPr>
          <w:rStyle w:val="CommentReference"/>
        </w:rPr>
        <w:annotationRef/>
      </w:r>
      <w:r>
        <w:t>Discuss with Elisa.</w:t>
      </w:r>
    </w:p>
  </w:comment>
  <w:comment w:id="35" w:author="Matthew Ruppert" w:date="2026-07-15T15:40:00Z" w:initials="MR">
    <w:p w14:paraId="1A89754B" w14:textId="77777777" w:rsidR="0027294C" w:rsidRDefault="0053078D" w:rsidP="0027294C">
      <w:r>
        <w:rPr>
          <w:rStyle w:val="CommentReference"/>
        </w:rPr>
        <w:annotationRef/>
      </w:r>
      <w:r w:rsidR="0027294C">
        <w:rPr>
          <w:sz w:val="20"/>
          <w:szCs w:val="20"/>
        </w:rPr>
        <w:t>Acknowledge that policies, law, practice, or contract restrictions may exist, but we are not giving them very much credence for x, y, z reasons</w:t>
      </w:r>
    </w:p>
  </w:comment>
  <w:comment w:id="37" w:author="Elisa Miller" w:date="2026-07-14T12:43:00Z" w:initials="EM">
    <w:p w14:paraId="344F3899" w14:textId="77777777" w:rsidR="0038629C" w:rsidRDefault="0038629C" w:rsidP="00416885">
      <w:pPr>
        <w:pStyle w:val="CommentText"/>
      </w:pPr>
      <w:r>
        <w:rPr>
          <w:rStyle w:val="CommentReference"/>
        </w:rPr>
        <w:annotationRef/>
      </w:r>
      <w:r>
        <w:t>This citation is to a 54 page paper...can you be more specific in the application of “frequently” re: the specific surveillance tools?</w:t>
      </w:r>
    </w:p>
  </w:comment>
  <w:comment w:id="38" w:author="Rachel Levinson-Waldman" w:date="2026-07-14T15:26:00Z" w:initials="RL">
    <w:p w14:paraId="5E3B1AB3" w14:textId="77777777" w:rsidR="0038629C" w:rsidRDefault="0038629C" w:rsidP="00E9586C">
      <w:pPr>
        <w:pStyle w:val="CommentText"/>
      </w:pPr>
      <w:r>
        <w:rPr>
          <w:rStyle w:val="CommentReference"/>
        </w:rPr>
        <w:annotationRef/>
      </w:r>
      <w:r>
        <w:t>Revised.</w:t>
      </w:r>
    </w:p>
  </w:comment>
  <w:comment w:id="39" w:author="Matthew Ruppert" w:date="2026-07-15T10:14:00Z" w:initials="MR">
    <w:p w14:paraId="1C7C2C0E" w14:textId="77777777" w:rsidR="0038629C" w:rsidRDefault="0038629C" w:rsidP="00D81570">
      <w:r>
        <w:rPr>
          <w:rStyle w:val="CommentReference"/>
        </w:rPr>
        <w:annotationRef/>
      </w:r>
      <w:r>
        <w:rPr>
          <w:sz w:val="20"/>
          <w:szCs w:val="20"/>
        </w:rPr>
        <w:t>I think we can ditch the link on "among" if it is too confusing. It is just providing support for the fact that immigrants have been the targets, which we already have a cite for.</w:t>
      </w:r>
    </w:p>
  </w:comment>
  <w:comment w:id="47" w:author="Matthew Ruppert" w:date="2026-07-15T16:26:00Z" w:initials="MR">
    <w:p w14:paraId="4457ACD4" w14:textId="77777777" w:rsidR="004C0562" w:rsidRDefault="004C0562" w:rsidP="004C0562">
      <w:r>
        <w:rPr>
          <w:rStyle w:val="CommentReference"/>
        </w:rPr>
        <w:annotationRef/>
      </w:r>
      <w:r>
        <w:rPr>
          <w:sz w:val="20"/>
          <w:szCs w:val="20"/>
        </w:rPr>
        <w:t>To address Elisa and Rose's confusion, we could move this chart to be above the preceding paragraph.</w:t>
      </w:r>
    </w:p>
  </w:comment>
  <w:comment w:id="54" w:author="Matthew Ruppert" w:date="2026-06-02T17:12:00Z" w:initials="MR">
    <w:p w14:paraId="747A7BC6" w14:textId="77777777" w:rsidR="00787639" w:rsidRDefault="00787639" w:rsidP="00A53E9C">
      <w:r>
        <w:rPr>
          <w:rStyle w:val="CommentReference"/>
        </w:rPr>
        <w:annotationRef/>
      </w:r>
      <w:r>
        <w:rPr>
          <w:sz w:val="20"/>
          <w:szCs w:val="20"/>
        </w:rPr>
        <w:t>Gabriella: Flagging that this is where we would like to link that spreadsheet.</w:t>
      </w:r>
    </w:p>
  </w:comment>
  <w:comment w:id="65" w:author="Elisa Miller" w:date="2026-07-14T12:47:00Z" w:initials="EM">
    <w:p w14:paraId="3A6273D0" w14:textId="77777777" w:rsidR="00416885" w:rsidRDefault="00416885" w:rsidP="00416885">
      <w:pPr>
        <w:pStyle w:val="CommentText"/>
      </w:pPr>
      <w:r>
        <w:rPr>
          <w:rStyle w:val="CommentReference"/>
        </w:rPr>
        <w:annotationRef/>
      </w:r>
      <w:r>
        <w:t>What contracts are being referred to?</w:t>
      </w:r>
    </w:p>
  </w:comment>
  <w:comment w:id="66" w:author="Rachel Levinson-Waldman" w:date="2026-07-14T15:27:00Z" w:initials="RL">
    <w:p w14:paraId="18E478CD" w14:textId="77777777" w:rsidR="00001D88" w:rsidRDefault="00001D88" w:rsidP="00001D88">
      <w:pPr>
        <w:pStyle w:val="CommentText"/>
      </w:pPr>
      <w:r>
        <w:rPr>
          <w:rStyle w:val="CommentReference"/>
        </w:rPr>
        <w:annotationRef/>
      </w:r>
      <w:r>
        <w:t xml:space="preserve">Clarify her question. </w:t>
      </w:r>
    </w:p>
  </w:comment>
  <w:comment w:id="67" w:author="Elisa Miller" w:date="2026-07-14T12:48:00Z" w:initials="EM">
    <w:p w14:paraId="0240F5AA" w14:textId="77777777" w:rsidR="00416885" w:rsidRDefault="00416885" w:rsidP="00416885">
      <w:pPr>
        <w:pStyle w:val="CommentText"/>
      </w:pPr>
      <w:r>
        <w:rPr>
          <w:rStyle w:val="CommentReference"/>
        </w:rPr>
        <w:annotationRef/>
      </w:r>
      <w:r>
        <w:t>I may be missing a chart, but this doesn’t show anything about what has increased, it’s just totals.</w:t>
      </w:r>
    </w:p>
  </w:comment>
  <w:comment w:id="68" w:author="Rachel Levinson-Waldman" w:date="2026-07-14T15:28:00Z" w:initials="RL">
    <w:p w14:paraId="290782A2" w14:textId="77777777" w:rsidR="00001D88" w:rsidRDefault="00001D88" w:rsidP="00001D88">
      <w:pPr>
        <w:pStyle w:val="CommentText"/>
      </w:pPr>
      <w:r>
        <w:rPr>
          <w:rStyle w:val="CommentReference"/>
        </w:rPr>
        <w:annotationRef/>
      </w:r>
      <w:r>
        <w:t xml:space="preserve">Explained below - how should we clarify? </w:t>
      </w:r>
    </w:p>
  </w:comment>
  <w:comment w:id="69" w:author="Matthew Ruppert" w:date="2026-07-15T15:48:00Z" w:initials="MR">
    <w:p w14:paraId="41D72F9F" w14:textId="77777777" w:rsidR="00A15698" w:rsidRDefault="00A15698" w:rsidP="00A15698">
      <w:r>
        <w:rPr>
          <w:rStyle w:val="CommentReference"/>
        </w:rPr>
        <w:annotationRef/>
      </w:r>
      <w:r>
        <w:rPr>
          <w:sz w:val="20"/>
          <w:szCs w:val="20"/>
        </w:rPr>
        <w:t>This is super confusing placement. More transition away from the chart.</w:t>
      </w:r>
    </w:p>
  </w:comment>
  <w:comment w:id="72" w:author="Elisa Miller" w:date="2026-07-14T12:52:00Z" w:initials="EM">
    <w:p w14:paraId="41D3A9C1" w14:textId="77777777" w:rsidR="005410BC" w:rsidRDefault="005410BC" w:rsidP="005410BC">
      <w:pPr>
        <w:pStyle w:val="CommentText"/>
      </w:pPr>
      <w:r>
        <w:rPr>
          <w:rStyle w:val="CommentReference"/>
        </w:rPr>
        <w:annotationRef/>
      </w:r>
      <w:r>
        <w:t>Can or do we later include any statements from the companies about what their technology is used for or the limitations (the NYT article has a quote from palantir saying that it’s only for noncitizen identification, for whatever that is worth).  Generally, I think it is important in this piece to be clearer that we’re attacking how the government is using tech, not necessarily that the companies are complicit.</w:t>
      </w:r>
    </w:p>
  </w:comment>
  <w:comment w:id="73" w:author="Rachel Levinson-Waldman" w:date="2026-07-14T15:28:00Z" w:initials="RL">
    <w:p w14:paraId="7E1557D4" w14:textId="77777777" w:rsidR="00001D88" w:rsidRDefault="00001D88" w:rsidP="00001D88">
      <w:pPr>
        <w:pStyle w:val="CommentText"/>
      </w:pPr>
      <w:r>
        <w:rPr>
          <w:rStyle w:val="CommentReference"/>
        </w:rPr>
        <w:annotationRef/>
      </w:r>
      <w:r>
        <w:t xml:space="preserve">Discuss - we list a *lot* of companies. Thoughts on how to accomplish this? </w:t>
      </w:r>
    </w:p>
  </w:comment>
  <w:comment w:id="79" w:author="Elisa Miller" w:date="2026-07-14T12:54:00Z" w:initials="EM">
    <w:p w14:paraId="066DD571" w14:textId="77777777" w:rsidR="005410BC" w:rsidRDefault="005410BC" w:rsidP="005410BC">
      <w:pPr>
        <w:pStyle w:val="CommentText"/>
      </w:pPr>
      <w:r>
        <w:rPr>
          <w:rStyle w:val="CommentReference"/>
        </w:rPr>
        <w:annotationRef/>
      </w:r>
      <w:r>
        <w:t>For what purpose?  Can we be more specific about “these capabilities” are vs what the uses are?  So, re ELITE, if Palantir’s tech is neutral but it’s the USAGE of the tech that is focused on immigration and facilitating mass deportations, this should be worded that way.  But if Palantir is advertising these uses, then ok (but cite something)</w:t>
      </w:r>
    </w:p>
  </w:comment>
  <w:comment w:id="80" w:author="Rachel Levinson-Waldman" w:date="2026-07-15T08:41:00Z" w:initials="RL">
    <w:p w14:paraId="3E9AC594" w14:textId="77777777" w:rsidR="00DC3A15" w:rsidRDefault="00DC3A15" w:rsidP="00DC3A15">
      <w:pPr>
        <w:pStyle w:val="CommentText"/>
      </w:pPr>
      <w:r>
        <w:rPr>
          <w:rStyle w:val="CommentReference"/>
        </w:rPr>
        <w:annotationRef/>
      </w:r>
      <w:r>
        <w:t xml:space="preserve">Talk to Matt - how to best describe “these capabilities”. </w:t>
      </w:r>
    </w:p>
  </w:comment>
  <w:comment w:id="81" w:author="Matthew Ruppert" w:date="2026-07-15T09:39:00Z" w:initials="MR">
    <w:p w14:paraId="014B3EDD" w14:textId="77777777" w:rsidR="007A2325" w:rsidRDefault="007A2325" w:rsidP="007A2325">
      <w:r>
        <w:rPr>
          <w:rStyle w:val="CommentReference"/>
        </w:rPr>
        <w:annotationRef/>
      </w:r>
      <w:r>
        <w:rPr>
          <w:sz w:val="20"/>
          <w:szCs w:val="20"/>
        </w:rPr>
        <w:t>We could just replace "these capabilities" with "data analysis tools." And re: Elisa's question about neutrality: ELITE was custom built for ICE's immigration efforts. There is no neutral, off-the-shelf use.</w:t>
      </w:r>
    </w:p>
  </w:comment>
  <w:comment w:id="88" w:author="Elisa Miller" w:date="2026-07-14T12:57:00Z" w:initials="EM">
    <w:p w14:paraId="1273A47E" w14:textId="77777777" w:rsidR="005410BC" w:rsidRDefault="005410BC" w:rsidP="005410BC">
      <w:pPr>
        <w:pStyle w:val="CommentText"/>
      </w:pPr>
      <w:r>
        <w:rPr>
          <w:rStyle w:val="CommentReference"/>
        </w:rPr>
        <w:annotationRef/>
      </w:r>
      <w:r>
        <w:t>Are these numbers just for the surveillance tech?  So, just to confirm, the 653M for GA is just for the drones, or does it include $$ for other stuff that GA has contracts for?</w:t>
      </w:r>
    </w:p>
  </w:comment>
  <w:comment w:id="89" w:author="Rachel Levinson-Waldman" w:date="2026-07-15T08:53:00Z" w:initials="RL">
    <w:p w14:paraId="783D6760" w14:textId="77777777" w:rsidR="00625EE7" w:rsidRDefault="00625EE7" w:rsidP="00625EE7">
      <w:pPr>
        <w:pStyle w:val="CommentText"/>
      </w:pPr>
      <w:r>
        <w:rPr>
          <w:rStyle w:val="CommentReference"/>
        </w:rPr>
        <w:annotationRef/>
      </w:r>
      <w:r>
        <w:t xml:space="preserve">Matt, this is a good question - we put the descriptors in b/c I wanted to show what each co. specializes in, but it may now be misleading. We may need to put in a note at the bottom that we describe the primary service each company provides or something similar. </w:t>
      </w:r>
    </w:p>
  </w:comment>
  <w:comment w:id="90" w:author="Matthew Ruppert" w:date="2026-07-15T16:31:00Z" w:initials="MR">
    <w:p w14:paraId="347F4D32" w14:textId="77777777" w:rsidR="006C45EE" w:rsidRDefault="006C45EE" w:rsidP="006C45EE">
      <w:r>
        <w:rPr>
          <w:rStyle w:val="CommentReference"/>
        </w:rPr>
        <w:annotationRef/>
      </w:r>
      <w:r>
        <w:rPr>
          <w:sz w:val="20"/>
          <w:szCs w:val="20"/>
        </w:rPr>
        <w:t>Discussed this and added "and vehicle" to the Axon description in the version sent to Gabriella. No other changes necessary.</w:t>
      </w:r>
    </w:p>
  </w:comment>
  <w:comment w:id="91" w:author="Matthew Ruppert" w:date="2026-07-15T16:28:00Z" w:initials="MR">
    <w:p w14:paraId="34EBCF71" w14:textId="77777777" w:rsidR="0068464B" w:rsidRDefault="0068464B" w:rsidP="0068464B">
      <w:r>
        <w:rPr>
          <w:rStyle w:val="CommentReference"/>
        </w:rPr>
        <w:annotationRef/>
      </w:r>
      <w:r>
        <w:rPr>
          <w:sz w:val="20"/>
          <w:szCs w:val="20"/>
        </w:rPr>
        <w:t>This could be the place to add sentences on DHS not following its own policies, with a call to action to Congress to exert oversight.</w:t>
      </w:r>
    </w:p>
  </w:comment>
  <w:comment w:id="107" w:author="Elisa Miller" w:date="2026-07-14T13:01:00Z" w:initials="EM">
    <w:p w14:paraId="4E558319" w14:textId="77777777" w:rsidR="005410BC" w:rsidRDefault="005410BC" w:rsidP="005410BC">
      <w:pPr>
        <w:pStyle w:val="CommentText"/>
      </w:pPr>
      <w:r>
        <w:rPr>
          <w:rStyle w:val="CommentReference"/>
        </w:rPr>
        <w:annotationRef/>
      </w:r>
      <w:r>
        <w:t>Are there any other uses that don’t fall in these protest and immigration raids capacity?  Because the way this is worded, it seems that this is the total pyurpose for the 683M in drone spending.  If any of these contractors’ drones are used for non-surveillance purposes (including if their contracts specify), we should say so.</w:t>
      </w:r>
    </w:p>
  </w:comment>
  <w:comment w:id="108" w:author="Rachel Levinson-Waldman" w:date="2026-07-15T08:55:00Z" w:initials="RL">
    <w:p w14:paraId="4BB3F307" w14:textId="77777777" w:rsidR="00625EE7" w:rsidRDefault="00625EE7" w:rsidP="00625EE7">
      <w:pPr>
        <w:pStyle w:val="CommentText"/>
      </w:pPr>
      <w:r>
        <w:rPr>
          <w:rStyle w:val="CommentReference"/>
        </w:rPr>
        <w:annotationRef/>
      </w:r>
      <w:r>
        <w:t xml:space="preserve">I’m not sure I agree with that interpretation, but I’m fine with clarifying. I also think this comment and a few others suggest that throughout, we need to clarify in the description if there are other uses for a particular tool or a main justification that DHS has provided. Can you look through with an eye to that? </w:t>
      </w:r>
    </w:p>
  </w:comment>
  <w:comment w:id="109" w:author="Matthew Ruppert" w:date="2026-07-15T09:49:00Z" w:initials="MR">
    <w:p w14:paraId="71BF5B10" w14:textId="77777777" w:rsidR="0034254A" w:rsidRDefault="0034254A" w:rsidP="0034254A">
      <w:r>
        <w:rPr>
          <w:rStyle w:val="CommentReference"/>
        </w:rPr>
        <w:annotationRef/>
      </w:r>
      <w:r>
        <w:rPr>
          <w:sz w:val="20"/>
          <w:szCs w:val="20"/>
        </w:rPr>
        <w:t>Yes, will do. On this one specifically, the other use I know of is border surveillance, which is outside the scope of this resource. Should we still mention it here?</w:t>
      </w:r>
    </w:p>
  </w:comment>
  <w:comment w:id="121" w:author="Elisa Miller" w:date="2026-07-14T13:03:00Z" w:initials="EM">
    <w:p w14:paraId="41A2772F" w14:textId="77777777" w:rsidR="005C462E" w:rsidRDefault="005C462E" w:rsidP="005C462E">
      <w:pPr>
        <w:pStyle w:val="CommentText"/>
      </w:pPr>
      <w:r>
        <w:rPr>
          <w:rStyle w:val="CommentReference"/>
        </w:rPr>
        <w:annotationRef/>
      </w:r>
      <w:r>
        <w:t>Is this based on a source?</w:t>
      </w:r>
    </w:p>
  </w:comment>
  <w:comment w:id="122" w:author="Rachel Levinson-Waldman" w:date="2026-07-15T09:04:00Z" w:initials="RL">
    <w:p w14:paraId="74B4D496" w14:textId="77777777" w:rsidR="00FD2C8C" w:rsidRDefault="00FD2C8C" w:rsidP="00FD2C8C">
      <w:pPr>
        <w:pStyle w:val="CommentText"/>
      </w:pPr>
      <w:r>
        <w:rPr>
          <w:rStyle w:val="CommentReference"/>
        </w:rPr>
        <w:annotationRef/>
      </w:r>
      <w:r>
        <w:t xml:space="preserve">Matt - link? </w:t>
      </w:r>
    </w:p>
  </w:comment>
  <w:comment w:id="123" w:author="Matthew Ruppert" w:date="2026-07-15T09:52:00Z" w:initials="MR">
    <w:p w14:paraId="384D7AF9" w14:textId="77777777" w:rsidR="00FB3D70" w:rsidRDefault="00FB3D70" w:rsidP="00FB3D70">
      <w:r>
        <w:rPr>
          <w:rStyle w:val="CommentReference"/>
        </w:rPr>
        <w:annotationRef/>
      </w:r>
      <w:r>
        <w:rPr>
          <w:sz w:val="20"/>
          <w:szCs w:val="20"/>
        </w:rPr>
        <w:t>Clarified that "in" was supposed to refer to where there is no REP. Added a link to the Search and Seize Handbook.</w:t>
      </w:r>
    </w:p>
  </w:comment>
  <w:comment w:id="153" w:author="Elisa Miller" w:date="2026-07-14T13:11:00Z" w:initials="EM">
    <w:p w14:paraId="228981C2" w14:textId="77777777" w:rsidR="005C462E" w:rsidRDefault="005C462E" w:rsidP="005C462E">
      <w:pPr>
        <w:pStyle w:val="CommentText"/>
      </w:pPr>
      <w:r>
        <w:rPr>
          <w:rStyle w:val="CommentReference"/>
        </w:rPr>
        <w:annotationRef/>
      </w:r>
      <w:r>
        <w:t>Is there support for all three of these uses?  Beyond that they “could”?</w:t>
      </w:r>
    </w:p>
  </w:comment>
  <w:comment w:id="154" w:author="Rachel Levinson-Waldman" w:date="2026-07-15T09:05:00Z" w:initials="RL">
    <w:p w14:paraId="25F2E0FA" w14:textId="77777777" w:rsidR="00FD2C8C" w:rsidRDefault="00FD2C8C" w:rsidP="00FD2C8C">
      <w:pPr>
        <w:pStyle w:val="CommentText"/>
      </w:pPr>
      <w:r>
        <w:rPr>
          <w:rStyle w:val="CommentReference"/>
        </w:rPr>
        <w:annotationRef/>
      </w:r>
      <w:r>
        <w:t xml:space="preserve">Can we add links for all? </w:t>
      </w:r>
    </w:p>
  </w:comment>
  <w:comment w:id="167" w:author="Elisa Miller" w:date="2026-07-14T13:13:00Z" w:initials="EM">
    <w:p w14:paraId="43F3FC7E" w14:textId="77777777" w:rsidR="00BE507B" w:rsidRDefault="00BE507B" w:rsidP="00BE507B">
      <w:pPr>
        <w:pStyle w:val="CommentText"/>
      </w:pPr>
      <w:r>
        <w:rPr>
          <w:rStyle w:val="CommentReference"/>
        </w:rPr>
        <w:annotationRef/>
      </w:r>
      <w:r>
        <w:t>Like throughout, we’re indicating what the technology “could” do, in a way that implies that it’s what it’s being used for.  Where there’s no citation, please review carefully.  I want to make sure that where we’re noting the potential risks – what it COULD be used for, we need to be clear, vs what we have sourcing for it being ACTUALLY used for.</w:t>
      </w:r>
    </w:p>
  </w:comment>
  <w:comment w:id="168" w:author="Rachel Levinson-Waldman" w:date="2026-07-15T09:06:00Z" w:initials="RL">
    <w:p w14:paraId="36F455ED" w14:textId="77777777" w:rsidR="00FD2C8C" w:rsidRDefault="00FD2C8C" w:rsidP="00FD2C8C">
      <w:pPr>
        <w:pStyle w:val="CommentText"/>
      </w:pPr>
      <w:r>
        <w:rPr>
          <w:rStyle w:val="CommentReference"/>
        </w:rPr>
        <w:annotationRef/>
      </w:r>
      <w:r>
        <w:t xml:space="preserve">Matt - what do we have sources for? </w:t>
      </w:r>
    </w:p>
  </w:comment>
  <w:comment w:id="169" w:author="Matthew Ruppert" w:date="2026-07-15T10:02:00Z" w:initials="MR">
    <w:p w14:paraId="7F7ACD55" w14:textId="77777777" w:rsidR="00023D7B" w:rsidRDefault="00023D7B" w:rsidP="00023D7B">
      <w:r>
        <w:rPr>
          <w:rStyle w:val="CommentReference"/>
        </w:rPr>
        <w:annotationRef/>
      </w:r>
      <w:r>
        <w:rPr>
          <w:sz w:val="20"/>
          <w:szCs w:val="20"/>
        </w:rPr>
        <w:t xml:space="preserve">This is just a statement of what the tech is capable of. As Cellebrite, for example, advertises, its systems allow you to perform "Full file system extractions, including encrypted content." This includes photos, message, contacts and any other information you want to support an investigation. </w:t>
      </w:r>
      <w:hyperlink r:id="rId1" w:history="1">
        <w:r w:rsidRPr="00E0001B">
          <w:rPr>
            <w:rStyle w:val="Hyperlink"/>
            <w:sz w:val="20"/>
            <w:szCs w:val="20"/>
          </w:rPr>
          <w:t>https://cellebrite.com/en/products/cellebrite-inseyets/</w:t>
        </w:r>
      </w:hyperlink>
    </w:p>
  </w:comment>
  <w:comment w:id="174" w:author="Elisa Miller" w:date="2026-07-14T13:14:00Z" w:initials="EM">
    <w:p w14:paraId="62D7CBB1" w14:textId="77777777" w:rsidR="00BE507B" w:rsidRDefault="00BE507B" w:rsidP="00BE507B">
      <w:pPr>
        <w:pStyle w:val="CommentText"/>
      </w:pPr>
      <w:r>
        <w:rPr>
          <w:rStyle w:val="CommentReference"/>
        </w:rPr>
        <w:annotationRef/>
      </w:r>
      <w:r>
        <w:t>Here, we did what I’d like to make sure we’re careful about everywhere – noting what DHS has said the tools are for, while noting that they are capable of other uses.</w:t>
      </w:r>
    </w:p>
  </w:comment>
  <w:comment w:id="178" w:author="Rachel Levinson-Waldman" w:date="2026-07-16T18:10:00Z" w:initials="RL">
    <w:p w14:paraId="56D666F7" w14:textId="77777777" w:rsidR="00121AA2" w:rsidRDefault="00121AA2" w:rsidP="00121AA2">
      <w:pPr>
        <w:pStyle w:val="CommentText"/>
      </w:pPr>
      <w:r>
        <w:rPr>
          <w:rStyle w:val="CommentReference"/>
        </w:rPr>
        <w:annotationRef/>
      </w:r>
      <w:r>
        <w:t xml:space="preserve">Please double check proper citation for this site </w:t>
      </w:r>
    </w:p>
  </w:comment>
  <w:comment w:id="201" w:author="Gabriella Sanchez" w:date="2026-07-10T14:15:00Z" w:initials="GS">
    <w:p w14:paraId="12A27476" w14:textId="77777777" w:rsidR="007F7597" w:rsidRDefault="007F7597" w:rsidP="00975ADA">
      <w:r>
        <w:rPr>
          <w:rStyle w:val="CommentReference"/>
        </w:rPr>
        <w:annotationRef/>
      </w:r>
      <w:r>
        <w:rPr>
          <w:sz w:val="20"/>
          <w:szCs w:val="20"/>
        </w:rPr>
        <w:t>You don't offer this kind of context for the other resources, so I'd suggest deleting here</w:t>
      </w:r>
    </w:p>
  </w:comment>
  <w:comment w:id="203" w:author="Matthew Ruppert" w:date="2026-07-15T15:21:00Z" w:initials="MR">
    <w:p w14:paraId="37DFE61D" w14:textId="77777777" w:rsidR="001B26EA" w:rsidRDefault="00A81A98" w:rsidP="001B26EA">
      <w:r>
        <w:rPr>
          <w:rStyle w:val="CommentReference"/>
        </w:rPr>
        <w:annotationRef/>
      </w:r>
      <w:r w:rsidR="001B26EA">
        <w:rPr>
          <w:sz w:val="20"/>
          <w:szCs w:val="20"/>
        </w:rPr>
        <w:t>Expand on the methodology: Where do the numbers come from? Clarify that we looked only at dollars given to a company associated with a surveillance technology?</w:t>
      </w:r>
    </w:p>
  </w:comment>
  <w:comment w:id="204" w:author="Rachel Levinson-Waldman" w:date="2026-07-15T08:51:00Z" w:initials="RL">
    <w:p w14:paraId="1B02B56A" w14:textId="77777777" w:rsidR="00DC3A15" w:rsidRDefault="00DC3A15" w:rsidP="00DC3A15">
      <w:pPr>
        <w:pStyle w:val="CommentText"/>
      </w:pPr>
      <w:r>
        <w:rPr>
          <w:rStyle w:val="CommentReference"/>
        </w:rPr>
        <w:annotationRef/>
      </w:r>
      <w:r>
        <w:t xml:space="preserve">Matt, let’s discuss - this is in response to Elisa’s comment at the bottom of the methodology, but I’m not sure it’s accurate, &amp; we need to be sure we understand the point/critique she’s making. </w:t>
      </w:r>
    </w:p>
  </w:comment>
  <w:comment w:id="210" w:author="Elisa Miller" w:date="2026-07-14T13:19:00Z" w:initials="EM">
    <w:p w14:paraId="2898D976" w14:textId="77777777" w:rsidR="00BE507B" w:rsidRDefault="00BE507B" w:rsidP="00BE507B">
      <w:pPr>
        <w:pStyle w:val="CommentText"/>
      </w:pPr>
      <w:r>
        <w:rPr>
          <w:rStyle w:val="CommentReference"/>
        </w:rPr>
        <w:annotationRef/>
      </w:r>
      <w:r>
        <w:t>Right?</w:t>
      </w:r>
    </w:p>
  </w:comment>
  <w:comment w:id="211" w:author="Rachel Levinson-Waldman" w:date="2026-07-15T08:47:00Z" w:initials="RL">
    <w:p w14:paraId="7DE4E809" w14:textId="77777777" w:rsidR="00DC3A15" w:rsidRDefault="00DC3A15" w:rsidP="00DC3A15">
      <w:pPr>
        <w:pStyle w:val="CommentText"/>
      </w:pPr>
      <w:r>
        <w:rPr>
          <w:rStyle w:val="CommentReference"/>
        </w:rPr>
        <w:annotationRef/>
      </w:r>
      <w:r>
        <w:t xml:space="preserve">Hmm, possibly? Discuss w/ Matt. </w:t>
      </w:r>
    </w:p>
  </w:comment>
  <w:comment w:id="212" w:author="Matthew Ruppert" w:date="2026-07-15T10:08:00Z" w:initials="MR">
    <w:p w14:paraId="7D14DF0B" w14:textId="77777777" w:rsidR="00011273" w:rsidRDefault="00011273" w:rsidP="00011273">
      <w:r>
        <w:rPr>
          <w:rStyle w:val="CommentReference"/>
        </w:rPr>
        <w:annotationRef/>
      </w:r>
      <w:r>
        <w:rPr>
          <w:sz w:val="20"/>
          <w:szCs w:val="20"/>
        </w:rPr>
        <w:t>This is a good add.</w:t>
      </w:r>
    </w:p>
  </w:comment>
  <w:comment w:id="219" w:author="Elisa Miller" w:date="2026-07-14T13:22:00Z" w:initials="EM">
    <w:p w14:paraId="7981EFAD" w14:textId="77777777" w:rsidR="00BE507B" w:rsidRDefault="00BE507B" w:rsidP="00BE507B">
      <w:pPr>
        <w:pStyle w:val="CommentText"/>
      </w:pPr>
      <w:r>
        <w:rPr>
          <w:rStyle w:val="CommentReference"/>
        </w:rPr>
        <w:annotationRef/>
      </w:r>
      <w:r>
        <w:t xml:space="preserve">See comments throughout.  I think it’s important in the methodology to spell out if/that sometimes the DHS use case re: surveillance is a feature of the software/tech, and sometimes it’s a more neutral technology that the DHS is using for these purposes (I am using the word “neutral” here but it’s probably not one that you should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754EEF" w15:done="0"/>
  <w15:commentEx w15:paraId="78D20DAE" w15:paraIdParent="0B754EEF" w15:done="0"/>
  <w15:commentEx w15:paraId="52FB4252" w15:done="0"/>
  <w15:commentEx w15:paraId="17E0C30A" w15:paraIdParent="52FB4252" w15:done="0"/>
  <w15:commentEx w15:paraId="544806C7" w15:done="1"/>
  <w15:commentEx w15:paraId="0F944042" w15:done="1"/>
  <w15:commentEx w15:paraId="7736750E" w15:paraIdParent="0F944042" w15:done="1"/>
  <w15:commentEx w15:paraId="1A89754B" w15:paraIdParent="0F944042" w15:done="1"/>
  <w15:commentEx w15:paraId="344F3899" w15:done="1"/>
  <w15:commentEx w15:paraId="5E3B1AB3" w15:paraIdParent="344F3899" w15:done="1"/>
  <w15:commentEx w15:paraId="1C7C2C0E" w15:paraIdParent="344F3899" w15:done="1"/>
  <w15:commentEx w15:paraId="4457ACD4" w15:done="1"/>
  <w15:commentEx w15:paraId="747A7BC6" w15:done="0"/>
  <w15:commentEx w15:paraId="3A6273D0" w15:done="1"/>
  <w15:commentEx w15:paraId="18E478CD" w15:paraIdParent="3A6273D0" w15:done="1"/>
  <w15:commentEx w15:paraId="0240F5AA" w15:done="1"/>
  <w15:commentEx w15:paraId="290782A2" w15:paraIdParent="0240F5AA" w15:done="1"/>
  <w15:commentEx w15:paraId="41D72F9F" w15:paraIdParent="0240F5AA" w15:done="1"/>
  <w15:commentEx w15:paraId="41D3A9C1" w15:done="1"/>
  <w15:commentEx w15:paraId="7E1557D4" w15:paraIdParent="41D3A9C1" w15:done="1"/>
  <w15:commentEx w15:paraId="066DD571" w15:done="1"/>
  <w15:commentEx w15:paraId="3E9AC594" w15:paraIdParent="066DD571" w15:done="1"/>
  <w15:commentEx w15:paraId="014B3EDD" w15:paraIdParent="066DD571" w15:done="1"/>
  <w15:commentEx w15:paraId="1273A47E" w15:done="1"/>
  <w15:commentEx w15:paraId="783D6760" w15:paraIdParent="1273A47E" w15:done="1"/>
  <w15:commentEx w15:paraId="347F4D32" w15:paraIdParent="1273A47E" w15:done="1"/>
  <w15:commentEx w15:paraId="34EBCF71" w15:done="1"/>
  <w15:commentEx w15:paraId="4E558319" w15:done="1"/>
  <w15:commentEx w15:paraId="4BB3F307" w15:paraIdParent="4E558319" w15:done="1"/>
  <w15:commentEx w15:paraId="71BF5B10" w15:paraIdParent="4E558319" w15:done="1"/>
  <w15:commentEx w15:paraId="41A2772F" w15:done="1"/>
  <w15:commentEx w15:paraId="74B4D496" w15:paraIdParent="41A2772F" w15:done="1"/>
  <w15:commentEx w15:paraId="384D7AF9" w15:paraIdParent="41A2772F" w15:done="1"/>
  <w15:commentEx w15:paraId="228981C2" w15:done="1"/>
  <w15:commentEx w15:paraId="25F2E0FA" w15:paraIdParent="228981C2" w15:done="1"/>
  <w15:commentEx w15:paraId="43F3FC7E" w15:done="1"/>
  <w15:commentEx w15:paraId="36F455ED" w15:paraIdParent="43F3FC7E" w15:done="1"/>
  <w15:commentEx w15:paraId="7F7ACD55" w15:paraIdParent="43F3FC7E" w15:done="1"/>
  <w15:commentEx w15:paraId="62D7CBB1" w15:done="1"/>
  <w15:commentEx w15:paraId="56D666F7" w15:done="1"/>
  <w15:commentEx w15:paraId="12A27476" w15:done="1"/>
  <w15:commentEx w15:paraId="37DFE61D" w15:done="1"/>
  <w15:commentEx w15:paraId="1B02B56A" w15:done="1"/>
  <w15:commentEx w15:paraId="2898D976" w15:done="1"/>
  <w15:commentEx w15:paraId="7DE4E809" w15:paraIdParent="2898D976" w15:done="1"/>
  <w15:commentEx w15:paraId="7D14DF0B" w15:paraIdParent="2898D976" w15:done="1"/>
  <w15:commentEx w15:paraId="7981EF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80BF04" w16cex:dateUtc="2026-07-17T13:05:00Z"/>
  <w16cex:commentExtensible w16cex:durableId="6E92766D" w16cex:dateUtc="2026-07-24T17:31:00Z"/>
  <w16cex:commentExtensible w16cex:durableId="411901C6" w16cex:dateUtc="2026-07-23T19:00:00Z"/>
  <w16cex:commentExtensible w16cex:durableId="353EFE33" w16cex:dateUtc="2026-07-27T15:16:00Z"/>
  <w16cex:commentExtensible w16cex:durableId="7A6E78D7" w16cex:dateUtc="2026-07-14T16:43:00Z"/>
  <w16cex:commentExtensible w16cex:durableId="44CBFC8E" w16cex:dateUtc="2026-07-14T16:44:00Z"/>
  <w16cex:commentExtensible w16cex:durableId="545D348F" w16cex:dateUtc="2026-07-14T19:24:00Z"/>
  <w16cex:commentExtensible w16cex:durableId="4C57684E" w16cex:dateUtc="2026-07-15T19:40:00Z"/>
  <w16cex:commentExtensible w16cex:durableId="55FED818" w16cex:dateUtc="2026-07-14T16:43:00Z"/>
  <w16cex:commentExtensible w16cex:durableId="62BF3AEC" w16cex:dateUtc="2026-07-14T19:26:00Z"/>
  <w16cex:commentExtensible w16cex:durableId="4034344F" w16cex:dateUtc="2026-07-15T14:14:00Z"/>
  <w16cex:commentExtensible w16cex:durableId="57F13291" w16cex:dateUtc="2026-07-15T20:26:00Z"/>
  <w16cex:commentExtensible w16cex:durableId="186C0E71" w16cex:dateUtc="2026-06-02T21:12:00Z"/>
  <w16cex:commentExtensible w16cex:durableId="335D5F89" w16cex:dateUtc="2026-07-14T16:47:00Z"/>
  <w16cex:commentExtensible w16cex:durableId="4ACAD7E8" w16cex:dateUtc="2026-07-14T19:27:00Z"/>
  <w16cex:commentExtensible w16cex:durableId="28A0B005" w16cex:dateUtc="2026-07-14T16:48:00Z"/>
  <w16cex:commentExtensible w16cex:durableId="0B354CA3" w16cex:dateUtc="2026-07-14T19:28:00Z"/>
  <w16cex:commentExtensible w16cex:durableId="21743820" w16cex:dateUtc="2026-07-15T19:48:00Z"/>
  <w16cex:commentExtensible w16cex:durableId="3EBB79A8" w16cex:dateUtc="2026-07-14T16:52:00Z"/>
  <w16cex:commentExtensible w16cex:durableId="097A3B1F" w16cex:dateUtc="2026-07-14T19:28:00Z"/>
  <w16cex:commentExtensible w16cex:durableId="7CB0B712" w16cex:dateUtc="2026-07-14T16:54:00Z"/>
  <w16cex:commentExtensible w16cex:durableId="40ADBDE8" w16cex:dateUtc="2026-07-15T12:41:00Z"/>
  <w16cex:commentExtensible w16cex:durableId="264CC7FC" w16cex:dateUtc="2026-07-15T13:39:00Z"/>
  <w16cex:commentExtensible w16cex:durableId="7348FEC1" w16cex:dateUtc="2026-07-14T16:57:00Z"/>
  <w16cex:commentExtensible w16cex:durableId="4DE14123" w16cex:dateUtc="2026-07-15T12:53:00Z"/>
  <w16cex:commentExtensible w16cex:durableId="19A30A1D" w16cex:dateUtc="2026-07-15T20:31:00Z"/>
  <w16cex:commentExtensible w16cex:durableId="35E96F12" w16cex:dateUtc="2026-07-15T20:28:00Z"/>
  <w16cex:commentExtensible w16cex:durableId="3635EB32" w16cex:dateUtc="2026-07-14T17:01:00Z"/>
  <w16cex:commentExtensible w16cex:durableId="5F48CA59" w16cex:dateUtc="2026-07-15T12:55:00Z"/>
  <w16cex:commentExtensible w16cex:durableId="2D7A79F9" w16cex:dateUtc="2026-07-15T13:49:00Z"/>
  <w16cex:commentExtensible w16cex:durableId="35B63DB4" w16cex:dateUtc="2026-07-14T17:03:00Z"/>
  <w16cex:commentExtensible w16cex:durableId="41EC3515" w16cex:dateUtc="2026-07-15T13:04:00Z"/>
  <w16cex:commentExtensible w16cex:durableId="6C307CBB" w16cex:dateUtc="2026-07-15T13:52:00Z"/>
  <w16cex:commentExtensible w16cex:durableId="47A6D73B" w16cex:dateUtc="2026-07-14T17:11:00Z"/>
  <w16cex:commentExtensible w16cex:durableId="1E9DAFB1" w16cex:dateUtc="2026-07-15T13:05:00Z"/>
  <w16cex:commentExtensible w16cex:durableId="4472AD45" w16cex:dateUtc="2026-07-14T17:13:00Z"/>
  <w16cex:commentExtensible w16cex:durableId="559F8FFC" w16cex:dateUtc="2026-07-15T13:06:00Z"/>
  <w16cex:commentExtensible w16cex:durableId="1C3565AB" w16cex:dateUtc="2026-07-15T14:02:00Z"/>
  <w16cex:commentExtensible w16cex:durableId="5B6E2560" w16cex:dateUtc="2026-07-14T17:14:00Z"/>
  <w16cex:commentExtensible w16cex:durableId="6ACA7A9C" w16cex:dateUtc="2026-07-16T22:10:00Z"/>
  <w16cex:commentExtensible w16cex:durableId="637CABC0" w16cex:dateUtc="2026-07-10T18:15:00Z"/>
  <w16cex:commentExtensible w16cex:durableId="2194EB2F" w16cex:dateUtc="2026-07-15T19:21:00Z"/>
  <w16cex:commentExtensible w16cex:durableId="26F786BD" w16cex:dateUtc="2026-07-15T12:51:00Z"/>
  <w16cex:commentExtensible w16cex:durableId="53D5E5BD" w16cex:dateUtc="2026-07-14T17:19:00Z"/>
  <w16cex:commentExtensible w16cex:durableId="407BC284" w16cex:dateUtc="2026-07-15T12:47:00Z"/>
  <w16cex:commentExtensible w16cex:durableId="44A6DA9F" w16cex:dateUtc="2026-07-15T14:08:00Z"/>
  <w16cex:commentExtensible w16cex:durableId="584103E3" w16cex:dateUtc="2026-07-14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754EEF" w16cid:durableId="0B80BF04"/>
  <w16cid:commentId w16cid:paraId="78D20DAE" w16cid:durableId="6E92766D"/>
  <w16cid:commentId w16cid:paraId="52FB4252" w16cid:durableId="411901C6"/>
  <w16cid:commentId w16cid:paraId="17E0C30A" w16cid:durableId="353EFE33"/>
  <w16cid:commentId w16cid:paraId="544806C7" w16cid:durableId="7A6E78D7"/>
  <w16cid:commentId w16cid:paraId="0F944042" w16cid:durableId="44CBFC8E"/>
  <w16cid:commentId w16cid:paraId="7736750E" w16cid:durableId="545D348F"/>
  <w16cid:commentId w16cid:paraId="1A89754B" w16cid:durableId="4C57684E"/>
  <w16cid:commentId w16cid:paraId="344F3899" w16cid:durableId="55FED818"/>
  <w16cid:commentId w16cid:paraId="5E3B1AB3" w16cid:durableId="62BF3AEC"/>
  <w16cid:commentId w16cid:paraId="1C7C2C0E" w16cid:durableId="4034344F"/>
  <w16cid:commentId w16cid:paraId="4457ACD4" w16cid:durableId="57F13291"/>
  <w16cid:commentId w16cid:paraId="747A7BC6" w16cid:durableId="186C0E71"/>
  <w16cid:commentId w16cid:paraId="3A6273D0" w16cid:durableId="335D5F89"/>
  <w16cid:commentId w16cid:paraId="18E478CD" w16cid:durableId="4ACAD7E8"/>
  <w16cid:commentId w16cid:paraId="0240F5AA" w16cid:durableId="28A0B005"/>
  <w16cid:commentId w16cid:paraId="290782A2" w16cid:durableId="0B354CA3"/>
  <w16cid:commentId w16cid:paraId="41D72F9F" w16cid:durableId="21743820"/>
  <w16cid:commentId w16cid:paraId="41D3A9C1" w16cid:durableId="3EBB79A8"/>
  <w16cid:commentId w16cid:paraId="7E1557D4" w16cid:durableId="097A3B1F"/>
  <w16cid:commentId w16cid:paraId="066DD571" w16cid:durableId="7CB0B712"/>
  <w16cid:commentId w16cid:paraId="3E9AC594" w16cid:durableId="40ADBDE8"/>
  <w16cid:commentId w16cid:paraId="014B3EDD" w16cid:durableId="264CC7FC"/>
  <w16cid:commentId w16cid:paraId="1273A47E" w16cid:durableId="7348FEC1"/>
  <w16cid:commentId w16cid:paraId="783D6760" w16cid:durableId="4DE14123"/>
  <w16cid:commentId w16cid:paraId="347F4D32" w16cid:durableId="19A30A1D"/>
  <w16cid:commentId w16cid:paraId="34EBCF71" w16cid:durableId="35E96F12"/>
  <w16cid:commentId w16cid:paraId="4E558319" w16cid:durableId="3635EB32"/>
  <w16cid:commentId w16cid:paraId="4BB3F307" w16cid:durableId="5F48CA59"/>
  <w16cid:commentId w16cid:paraId="71BF5B10" w16cid:durableId="2D7A79F9"/>
  <w16cid:commentId w16cid:paraId="41A2772F" w16cid:durableId="35B63DB4"/>
  <w16cid:commentId w16cid:paraId="74B4D496" w16cid:durableId="41EC3515"/>
  <w16cid:commentId w16cid:paraId="384D7AF9" w16cid:durableId="6C307CBB"/>
  <w16cid:commentId w16cid:paraId="228981C2" w16cid:durableId="47A6D73B"/>
  <w16cid:commentId w16cid:paraId="25F2E0FA" w16cid:durableId="1E9DAFB1"/>
  <w16cid:commentId w16cid:paraId="43F3FC7E" w16cid:durableId="4472AD45"/>
  <w16cid:commentId w16cid:paraId="36F455ED" w16cid:durableId="559F8FFC"/>
  <w16cid:commentId w16cid:paraId="7F7ACD55" w16cid:durableId="1C3565AB"/>
  <w16cid:commentId w16cid:paraId="62D7CBB1" w16cid:durableId="5B6E2560"/>
  <w16cid:commentId w16cid:paraId="56D666F7" w16cid:durableId="6ACA7A9C"/>
  <w16cid:commentId w16cid:paraId="12A27476" w16cid:durableId="637CABC0"/>
  <w16cid:commentId w16cid:paraId="37DFE61D" w16cid:durableId="2194EB2F"/>
  <w16cid:commentId w16cid:paraId="1B02B56A" w16cid:durableId="26F786BD"/>
  <w16cid:commentId w16cid:paraId="2898D976" w16cid:durableId="53D5E5BD"/>
  <w16cid:commentId w16cid:paraId="7DE4E809" w16cid:durableId="407BC284"/>
  <w16cid:commentId w16cid:paraId="7D14DF0B" w16cid:durableId="44A6DA9F"/>
  <w16cid:commentId w16cid:paraId="7981EFAD" w16cid:durableId="584103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AAB2" w14:textId="77777777" w:rsidR="00CD530F" w:rsidRDefault="00CD530F" w:rsidP="007F7597">
      <w:pPr>
        <w:spacing w:after="0" w:line="240" w:lineRule="auto"/>
      </w:pPr>
      <w:r>
        <w:separator/>
      </w:r>
    </w:p>
  </w:endnote>
  <w:endnote w:type="continuationSeparator" w:id="0">
    <w:p w14:paraId="2C8C7AF8" w14:textId="77777777" w:rsidR="00CD530F" w:rsidRDefault="00CD530F" w:rsidP="007F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410693"/>
      <w:docPartObj>
        <w:docPartGallery w:val="Page Numbers (Bottom of Page)"/>
        <w:docPartUnique/>
      </w:docPartObj>
    </w:sdtPr>
    <w:sdtEndPr>
      <w:rPr>
        <w:noProof/>
      </w:rPr>
    </w:sdtEndPr>
    <w:sdtContent>
      <w:p w14:paraId="763E3783" w14:textId="77777777" w:rsidR="007F7597" w:rsidRDefault="007F75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E49C31" w14:textId="77777777" w:rsidR="007F7597" w:rsidRDefault="007F75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0A96E" w14:textId="77777777" w:rsidR="00CD530F" w:rsidRDefault="00CD530F" w:rsidP="007F7597">
      <w:pPr>
        <w:spacing w:after="0" w:line="240" w:lineRule="auto"/>
      </w:pPr>
      <w:r>
        <w:separator/>
      </w:r>
    </w:p>
  </w:footnote>
  <w:footnote w:type="continuationSeparator" w:id="0">
    <w:p w14:paraId="4C66C2E3" w14:textId="77777777" w:rsidR="00CD530F" w:rsidRDefault="00CD530F" w:rsidP="007F7597">
      <w:pPr>
        <w:spacing w:after="0" w:line="240" w:lineRule="auto"/>
      </w:pPr>
      <w:r>
        <w:continuationSeparator/>
      </w:r>
    </w:p>
  </w:footnote>
  <w:footnote w:id="1">
    <w:p w14:paraId="7D5A9CD1" w14:textId="3B3E69AB" w:rsidR="007F7597" w:rsidRDefault="007F7597" w:rsidP="007F7597">
      <w:pPr>
        <w:pStyle w:val="FootnoteText"/>
      </w:pPr>
      <w:r w:rsidRPr="6604E1D9">
        <w:rPr>
          <w:rStyle w:val="FootnoteReference"/>
        </w:rPr>
        <w:footnoteRef/>
      </w:r>
      <w:r>
        <w:t xml:space="preserve"> In many instances, DHS purchases surveillance technology through intermediary vendors. For example, the Skydio brand drones purchased by CBP were purchased through a contract with Atlantic Diving Supply, not Skydio itself. Unless otherwise noted, the companies listed in the</w:t>
      </w:r>
      <w:del w:id="92" w:author="Gabriella Sanchez" w:date="2026-07-27T11:30:00Z" w16du:dateUtc="2026-07-27T15:30:00Z">
        <w:r w:rsidDel="00DB1447">
          <w:delText>se</w:delText>
        </w:r>
      </w:del>
      <w:r>
        <w:t xml:space="preserve"> table</w:t>
      </w:r>
      <w:del w:id="93" w:author="Gabriella Sanchez" w:date="2026-07-27T11:30:00Z" w16du:dateUtc="2026-07-27T15:30:00Z">
        <w:r w:rsidDel="00DB1447">
          <w:delText>s</w:delText>
        </w:r>
      </w:del>
      <w:r>
        <w:t xml:space="preserve"> are the creators of the relevant technology or product, not the intermediaries. This aligns with the “Tech Developer/Provider” column in the full spreadsheet of contracts. The “Contractor Name” column provides the entity whose name appears on the </w:t>
      </w:r>
      <w:ins w:id="94" w:author="Gabriella Sanchez" w:date="2026-07-27T11:31:00Z" w16du:dateUtc="2026-07-27T15:31:00Z">
        <w:r w:rsidR="00286976">
          <w:t xml:space="preserve">DHS </w:t>
        </w:r>
      </w:ins>
      <w:r>
        <w:t>contract</w:t>
      </w:r>
      <w:del w:id="95" w:author="Gabriella Sanchez" w:date="2026-07-27T11:31:00Z" w16du:dateUtc="2026-07-27T15:31:00Z">
        <w:r w:rsidDel="00286976">
          <w:delText xml:space="preserve"> with DHS</w:delText>
        </w:r>
      </w:del>
      <w:r>
        <w:t>.</w:t>
      </w:r>
    </w:p>
  </w:footnote>
  <w:footnote w:id="2">
    <w:p w14:paraId="183F08D8" w14:textId="02A0919F" w:rsidR="007F7597" w:rsidRDefault="007F7597" w:rsidP="007F7597">
      <w:pPr>
        <w:pStyle w:val="FootnoteText"/>
      </w:pPr>
      <w:r>
        <w:rPr>
          <w:rStyle w:val="FootnoteReference"/>
        </w:rPr>
        <w:footnoteRef/>
      </w:r>
      <w:r>
        <w:t xml:space="preserve"> Atlantic Diving Supply and WS Darley &amp; Co are often intermediaries selling technology by other companies. While these contracts are likely for the purchase of Skydio or Parrot brand drones, the contract details </w:t>
      </w:r>
      <w:del w:id="110" w:author="Gabriella Sanchez" w:date="2026-07-27T11:31:00Z" w16du:dateUtc="2026-07-27T15:31:00Z">
        <w:r w:rsidDel="002C1746">
          <w:delText>are not specific about who</w:delText>
        </w:r>
      </w:del>
      <w:ins w:id="111" w:author="Gabriella Sanchez" w:date="2026-07-27T11:31:00Z" w16du:dateUtc="2026-07-27T15:31:00Z">
        <w:r w:rsidR="002C1746">
          <w:t>do not s</w:t>
        </w:r>
      </w:ins>
      <w:ins w:id="112" w:author="Gabriella Sanchez" w:date="2026-07-27T11:32:00Z" w16du:dateUtc="2026-07-27T15:32:00Z">
        <w:r w:rsidR="002C1746">
          <w:t>pecify</w:t>
        </w:r>
      </w:ins>
      <w:r>
        <w:t xml:space="preserve"> the original designer or manufacturer of the drones purchased in these contracts</w:t>
      </w:r>
      <w:del w:id="113" w:author="Gabriella Sanchez" w:date="2026-07-27T11:32:00Z" w16du:dateUtc="2026-07-27T15:32:00Z">
        <w:r w:rsidDel="002C1746">
          <w:delText xml:space="preserve"> is</w:delText>
        </w:r>
      </w:del>
      <w:r>
        <w:t>.</w:t>
      </w:r>
    </w:p>
  </w:footnote>
  <w:footnote w:id="3">
    <w:p w14:paraId="45431751" w14:textId="18C5DBED" w:rsidR="007F7597" w:rsidRDefault="007F7597" w:rsidP="007F7597">
      <w:pPr>
        <w:pStyle w:val="FootnoteText"/>
      </w:pPr>
      <w:r>
        <w:rPr>
          <w:rStyle w:val="FootnoteReference"/>
        </w:rPr>
        <w:footnoteRef/>
      </w:r>
      <w:r>
        <w:t xml:space="preserve"> Affigent is often an intermediary selling technology or software produced by another company. The description of the contract referenced here do</w:t>
      </w:r>
      <w:ins w:id="115" w:author="Gabriella Sanchez" w:date="2026-07-27T12:16:00Z" w16du:dateUtc="2026-07-27T16:16:00Z">
        <w:r w:rsidR="001D3B40">
          <w:t>es</w:t>
        </w:r>
      </w:ins>
      <w:r>
        <w:t xml:space="preserve"> not make clear </w:t>
      </w:r>
      <w:del w:id="116" w:author="Gabriella Sanchez" w:date="2026-07-27T12:16:00Z" w16du:dateUtc="2026-07-27T16:16:00Z">
        <w:r w:rsidDel="00A01A2B">
          <w:delText xml:space="preserve">who is </w:delText>
        </w:r>
      </w:del>
      <w:r>
        <w:t xml:space="preserve">the original designer or manufacturer of the </w:t>
      </w:r>
      <w:ins w:id="117" w:author="Gabriella Sanchez" w:date="2026-07-27T12:16:00Z" w16du:dateUtc="2026-07-27T16:16:00Z">
        <w:r w:rsidR="00A01A2B">
          <w:t xml:space="preserve">purchased </w:t>
        </w:r>
      </w:ins>
      <w:r>
        <w:t>equipment</w:t>
      </w:r>
      <w:ins w:id="118" w:author="Gabriella Sanchez" w:date="2026-07-27T12:16:00Z" w16du:dateUtc="2026-07-27T16:16:00Z">
        <w:r w:rsidR="00A01A2B">
          <w:t>.</w:t>
        </w:r>
      </w:ins>
      <w:del w:id="119" w:author="Gabriella Sanchez" w:date="2026-07-27T12:16:00Z" w16du:dateUtc="2026-07-27T16:16:00Z">
        <w:r w:rsidDel="00A01A2B">
          <w:delText xml:space="preserve"> purchased in these contracts.</w:delText>
        </w:r>
      </w:del>
    </w:p>
  </w:footnote>
  <w:footnote w:id="4">
    <w:p w14:paraId="39E257E4" w14:textId="77777777" w:rsidR="007F7597" w:rsidRDefault="007F7597" w:rsidP="007F7597">
      <w:pPr>
        <w:pStyle w:val="FootnoteText"/>
      </w:pPr>
      <w:r>
        <w:rPr>
          <w:rStyle w:val="FootnoteReference"/>
        </w:rPr>
        <w:footnoteRef/>
      </w:r>
      <w:r>
        <w:t xml:space="preserve"> While the office doesn’t directly interact with individuals targeted by DHS, many of the biometric systems at the department run through t</w:t>
      </w:r>
      <w:r w:rsidRPr="009E606C">
        <w:t>he Office of Biometric Identity Management</w:t>
      </w:r>
      <w:del w:id="124" w:author="Gabriella Sanchez" w:date="2026-07-27T12:16:00Z" w16du:dateUtc="2026-07-27T16:16:00Z">
        <w:r w:rsidRPr="009E606C" w:rsidDel="00A01A2B">
          <w:delText xml:space="preserve"> (OBIM)</w:delText>
        </w:r>
      </w:del>
      <w:r>
        <w:t>. This</w:t>
      </w:r>
      <w:r w:rsidRPr="009E606C">
        <w:t xml:space="preserve"> centralized office </w:t>
      </w:r>
      <w:r>
        <w:t xml:space="preserve">facilitates funding for </w:t>
      </w:r>
      <w:hyperlink r:id="rId1" w:history="1">
        <w:r w:rsidRPr="00694652">
          <w:rPr>
            <w:rStyle w:val="Hyperlink"/>
          </w:rPr>
          <w:t>several</w:t>
        </w:r>
      </w:hyperlink>
      <w:r>
        <w:t xml:space="preserve"> </w:t>
      </w:r>
      <w:hyperlink r:id="rId2" w:history="1">
        <w:r w:rsidRPr="00694652">
          <w:rPr>
            <w:rStyle w:val="Hyperlink"/>
          </w:rPr>
          <w:t>contracts</w:t>
        </w:r>
      </w:hyperlink>
      <w:r>
        <w:t xml:space="preserve"> and maintains DHS’s main biometrics database, to which many of the department’s collection and matching tools are connected.</w:t>
      </w:r>
    </w:p>
  </w:footnote>
  <w:footnote w:id="5">
    <w:p w14:paraId="3B529B06" w14:textId="77777777" w:rsidR="007F7597" w:rsidRDefault="007F7597" w:rsidP="007F7597">
      <w:pPr>
        <w:pStyle w:val="FootnoteText"/>
      </w:pPr>
      <w:r>
        <w:rPr>
          <w:rStyle w:val="FootnoteReference"/>
        </w:rPr>
        <w:footnoteRef/>
      </w:r>
      <w:r>
        <w:t xml:space="preserve"> A negative value listed in this column means that the net contract actions during that year were </w:t>
      </w:r>
      <w:hyperlink r:id="rId3" w:history="1">
        <w:r w:rsidRPr="00680F5B">
          <w:rPr>
            <w:rStyle w:val="Hyperlink"/>
          </w:rPr>
          <w:t>negative</w:t>
        </w:r>
      </w:hyperlink>
      <w:r>
        <w:t xml:space="preserve">, which results from </w:t>
      </w:r>
      <w:r w:rsidRPr="00E52F4B">
        <w:t xml:space="preserve">funding adjustments, early </w:t>
      </w:r>
      <w:r>
        <w:t xml:space="preserve">contract </w:t>
      </w:r>
      <w:r w:rsidRPr="00E52F4B">
        <w:t>cancellations, or contract close-outs that de-obligated payments to the contractor.</w:t>
      </w:r>
    </w:p>
  </w:footnote>
  <w:footnote w:id="6">
    <w:p w14:paraId="6B11FCCF" w14:textId="77777777" w:rsidR="007F7597" w:rsidRDefault="007F7597" w:rsidP="007F7597">
      <w:pPr>
        <w:pStyle w:val="FootnoteText"/>
      </w:pPr>
      <w:r w:rsidRPr="6604E1D9">
        <w:rPr>
          <w:rStyle w:val="FootnoteReference"/>
        </w:rPr>
        <w:footnoteRef/>
      </w:r>
      <w:r>
        <w:t xml:space="preserve"> Panamerica Computers and Enterprise Technology Solutions are often intermediaries selling technology or software produced by other companies. The descriptions of the contracts referenced here do not make clear who is the original designer or manufacturer of the equipment purchased in these contracts.</w:t>
      </w:r>
    </w:p>
  </w:footnote>
  <w:footnote w:id="7">
    <w:p w14:paraId="2C1C83EA" w14:textId="77777777" w:rsidR="007F7597" w:rsidRDefault="007F7597" w:rsidP="007F7597">
      <w:pPr>
        <w:pStyle w:val="FootnoteText"/>
      </w:pPr>
      <w:r w:rsidRPr="6604E1D9">
        <w:rPr>
          <w:rStyle w:val="FootnoteReference"/>
        </w:rPr>
        <w:footnoteRef/>
      </w:r>
      <w:r>
        <w:t xml:space="preserve"> Babel Street makes software to provide information on the content of social media and other web sources in addition to cell phone location information, and the contracts do not always clearly distinguish between these uses. Babel Street has been placed in this section to draw attention to the more unique aspect of its tools. </w:t>
      </w:r>
    </w:p>
  </w:footnote>
  <w:footnote w:id="8">
    <w:p w14:paraId="5CFD8571" w14:textId="5BE8C506" w:rsidR="007F7597" w:rsidRDefault="007F7597" w:rsidP="007F7597">
      <w:pPr>
        <w:pStyle w:val="FootnoteText"/>
      </w:pPr>
      <w:r w:rsidRPr="6604E1D9">
        <w:rPr>
          <w:rStyle w:val="FootnoteReference"/>
        </w:rPr>
        <w:footnoteRef/>
      </w:r>
      <w:r>
        <w:t xml:space="preserve"> </w:t>
      </w:r>
      <w:ins w:id="136" w:author="Gabriella Sanchez" w:date="2026-07-27T12:18:00Z" w16du:dateUtc="2026-07-27T16:18:00Z">
        <w:r w:rsidR="00B7490A">
          <w:t>I</w:t>
        </w:r>
      </w:ins>
      <w:del w:id="137" w:author="Gabriella Sanchez" w:date="2026-07-27T12:18:00Z" w16du:dateUtc="2026-07-27T16:18:00Z">
        <w:r w:rsidDel="00B7490A">
          <w:delText>Similarly, i</w:delText>
        </w:r>
      </w:del>
      <w:r>
        <w:t>n addition to providing cell phone location information through its Webloc technology, Penlink also provides social media monitoring tools through its Tangles software. Publicly available information on contracts with the company does not specify which tools each contract is for.</w:t>
      </w:r>
    </w:p>
  </w:footnote>
  <w:footnote w:id="9">
    <w:p w14:paraId="04F52D4D" w14:textId="6DD9FDA2" w:rsidR="007F7597" w:rsidRDefault="007F7597" w:rsidP="007F7597">
      <w:pPr>
        <w:pStyle w:val="FootnoteText"/>
      </w:pPr>
      <w:r>
        <w:rPr>
          <w:rStyle w:val="FootnoteReference"/>
        </w:rPr>
        <w:footnoteRef/>
      </w:r>
      <w:r>
        <w:t xml:space="preserve"> While generally outside the scope of this resource, sharing of LPR data by state and local police departments with DHS is widespread. For example, DHS has accessed local LPR systems run by the company Flock by having other agencies </w:t>
      </w:r>
      <w:hyperlink r:id="rId4" w:history="1">
        <w:r w:rsidRPr="001654ED">
          <w:rPr>
            <w:rStyle w:val="Hyperlink"/>
          </w:rPr>
          <w:t>run searches</w:t>
        </w:r>
      </w:hyperlink>
      <w:r>
        <w:t xml:space="preserve"> on its behalf. The International Justice and Public Safety Network </w:t>
      </w:r>
      <w:del w:id="155" w:author="Gabriella Sanchez" w:date="2026-07-27T12:19:00Z" w16du:dateUtc="2026-07-27T16:19:00Z">
        <w:r w:rsidDel="00EB3087">
          <w:delText xml:space="preserve">(called Nlets, an acronym of its former name) </w:delText>
        </w:r>
      </w:del>
      <w:hyperlink r:id="rId5" w:history="1">
        <w:r w:rsidRPr="00DA6EB6">
          <w:rPr>
            <w:rStyle w:val="Hyperlink"/>
          </w:rPr>
          <w:t>fac</w:t>
        </w:r>
        <w:r w:rsidRPr="00DA6EB6">
          <w:rPr>
            <w:rStyle w:val="Hyperlink"/>
          </w:rPr>
          <w:t>i</w:t>
        </w:r>
        <w:r w:rsidRPr="00DA6EB6">
          <w:rPr>
            <w:rStyle w:val="Hyperlink"/>
          </w:rPr>
          <w:t>litates</w:t>
        </w:r>
      </w:hyperlink>
      <w:r>
        <w:t xml:space="preserve"> similar information sharing. Under contracts worth nearly $2 million since 2021, </w:t>
      </w:r>
      <w:del w:id="156" w:author="Gabriella Sanchez" w:date="2026-07-27T12:20:00Z" w16du:dateUtc="2026-07-27T16:20:00Z">
        <w:r w:rsidDel="00CB4CF5">
          <w:delText xml:space="preserve">Nlets </w:delText>
        </w:r>
      </w:del>
      <w:ins w:id="157" w:author="Gabriella Sanchez" w:date="2026-07-27T12:20:00Z" w16du:dateUtc="2026-07-27T16:20:00Z">
        <w:r w:rsidR="00CB4CF5">
          <w:t>the system</w:t>
        </w:r>
        <w:r w:rsidR="00CB4CF5">
          <w:t xml:space="preserve"> </w:t>
        </w:r>
      </w:ins>
      <w:r>
        <w:t>allows DHS to query vehicle registration and driver’s license information across the country.</w:t>
      </w:r>
    </w:p>
  </w:footnote>
  <w:footnote w:id="10">
    <w:p w14:paraId="4CD79001" w14:textId="6B488260" w:rsidR="007F7597" w:rsidRDefault="007F7597" w:rsidP="007F7597">
      <w:pPr>
        <w:pStyle w:val="FootnoteText"/>
      </w:pPr>
      <w:r w:rsidRPr="6604E1D9">
        <w:rPr>
          <w:rStyle w:val="FootnoteReference"/>
        </w:rPr>
        <w:footnoteRef/>
      </w:r>
      <w:r>
        <w:t xml:space="preserve"> Thundercat Technology is often an intermediary selling technology or software produced by other companies. The description of the contract referenced here does not make clear </w:t>
      </w:r>
      <w:del w:id="158" w:author="Gabriella Sanchez" w:date="2026-07-27T12:18:00Z" w16du:dateUtc="2026-07-27T16:18:00Z">
        <w:r w:rsidDel="007E40F7">
          <w:delText xml:space="preserve">who </w:delText>
        </w:r>
      </w:del>
      <w:r>
        <w:t xml:space="preserve">the original designer or manufacturer of the </w:t>
      </w:r>
      <w:ins w:id="159" w:author="Gabriella Sanchez" w:date="2026-07-27T12:18:00Z" w16du:dateUtc="2026-07-27T16:18:00Z">
        <w:r w:rsidR="007E40F7">
          <w:t xml:space="preserve">purchased </w:t>
        </w:r>
      </w:ins>
      <w:r>
        <w:t>equipment</w:t>
      </w:r>
      <w:del w:id="160" w:author="Gabriella Sanchez" w:date="2026-07-27T12:18:00Z" w16du:dateUtc="2026-07-27T16:18:00Z">
        <w:r w:rsidDel="007E40F7">
          <w:delText xml:space="preserve"> purchased is</w:delText>
        </w:r>
      </w:del>
      <w:r>
        <w:t>.</w:t>
      </w:r>
    </w:p>
  </w:footnote>
  <w:footnote w:id="11">
    <w:p w14:paraId="04BC5693" w14:textId="295F7A3B" w:rsidR="007F7597" w:rsidRDefault="007F7597" w:rsidP="007F7597">
      <w:pPr>
        <w:pStyle w:val="FootnoteText"/>
      </w:pPr>
      <w:r w:rsidRPr="6604E1D9">
        <w:rPr>
          <w:rStyle w:val="FootnoteReference"/>
        </w:rPr>
        <w:footnoteRef/>
      </w:r>
      <w:r>
        <w:t xml:space="preserve"> Panamerica Computers is often an intermediary selling technology or software produced by other companies. The descriptions of the contracts referenced here do not make </w:t>
      </w:r>
      <w:del w:id="170" w:author="Gabriella Sanchez" w:date="2026-07-27T12:21:00Z" w16du:dateUtc="2026-07-27T16:21:00Z">
        <w:r w:rsidDel="003D7E70">
          <w:delText xml:space="preserve">it </w:delText>
        </w:r>
      </w:del>
      <w:r>
        <w:t xml:space="preserve">clear </w:t>
      </w:r>
      <w:del w:id="171" w:author="Gabriella Sanchez" w:date="2026-07-27T12:21:00Z" w16du:dateUtc="2026-07-27T16:21:00Z">
        <w:r w:rsidDel="003D7E70">
          <w:delText xml:space="preserve">who is </w:delText>
        </w:r>
      </w:del>
      <w:r>
        <w:t xml:space="preserve">the original producer of the </w:t>
      </w:r>
      <w:ins w:id="172" w:author="Gabriella Sanchez" w:date="2026-07-27T12:21:00Z" w16du:dateUtc="2026-07-27T16:21:00Z">
        <w:r w:rsidR="003D7E70">
          <w:t>purchased</w:t>
        </w:r>
        <w:r w:rsidR="003D7E70">
          <w:t xml:space="preserve"> </w:t>
        </w:r>
      </w:ins>
      <w:r>
        <w:t>software or equipment</w:t>
      </w:r>
      <w:del w:id="173" w:author="Gabriella Sanchez" w:date="2026-07-27T12:21:00Z" w16du:dateUtc="2026-07-27T16:21:00Z">
        <w:r w:rsidDel="003D7E70">
          <w:delText xml:space="preserve"> purchased</w:delText>
        </w:r>
      </w:del>
      <w:r>
        <w:t>.</w:t>
      </w:r>
    </w:p>
  </w:footnote>
  <w:footnote w:id="12">
    <w:p w14:paraId="48520192" w14:textId="3558D6A4" w:rsidR="007F7597" w:rsidRDefault="007F7597" w:rsidP="007F7597">
      <w:pPr>
        <w:pStyle w:val="FootnoteText"/>
      </w:pPr>
      <w:r w:rsidRPr="00FA71DE">
        <w:rPr>
          <w:rStyle w:val="FootnoteReference"/>
        </w:rPr>
        <w:footnoteRef/>
      </w:r>
      <w:r w:rsidRPr="00FA71DE">
        <w:t xml:space="preserve"> Babel Street sells tools for both location tracking and social media monitoring. The company’s contracts with DHS don't adequately distinguish which tool is being purchased</w:t>
      </w:r>
      <w:ins w:id="179" w:author="Gabriella Sanchez" w:date="2026-07-27T12:22:00Z" w16du:dateUtc="2026-07-27T16:22:00Z">
        <w:r w:rsidR="00EC0A62">
          <w:t>, so a</w:t>
        </w:r>
      </w:ins>
      <w:del w:id="180" w:author="Gabriella Sanchez" w:date="2026-07-27T12:22:00Z" w16du:dateUtc="2026-07-27T16:22:00Z">
        <w:r w:rsidRPr="00FA71DE" w:rsidDel="00EC0A62">
          <w:delText>.</w:delText>
        </w:r>
        <w:r w:rsidRPr="00FA71DE" w:rsidDel="004A5F92">
          <w:delText xml:space="preserve"> As a result, a</w:delText>
        </w:r>
      </w:del>
      <w:r w:rsidRPr="00FA71DE">
        <w:t xml:space="preserve">ll </w:t>
      </w:r>
      <w:del w:id="181" w:author="Gabriella Sanchez" w:date="2026-07-27T12:22:00Z" w16du:dateUtc="2026-07-27T16:22:00Z">
        <w:r w:rsidRPr="00FA71DE" w:rsidDel="00EC0A62">
          <w:delText xml:space="preserve">the </w:delText>
        </w:r>
      </w:del>
      <w:r w:rsidRPr="00FA71DE">
        <w:t xml:space="preserve">expenditure data for Babel Street is included in the location tracking section. However, the CBP AI Use Case Inventory for Babel is exclusively about </w:t>
      </w:r>
      <w:ins w:id="182" w:author="Gabriella Sanchez" w:date="2026-07-27T12:22:00Z" w16du:dateUtc="2026-07-27T16:22:00Z">
        <w:r w:rsidR="004A5F92">
          <w:t>its</w:t>
        </w:r>
      </w:ins>
      <w:del w:id="183" w:author="Gabriella Sanchez" w:date="2026-07-27T12:22:00Z" w16du:dateUtc="2026-07-27T16:22:00Z">
        <w:r w:rsidRPr="00FA71DE" w:rsidDel="004A5F92">
          <w:delText>their</w:delText>
        </w:r>
      </w:del>
      <w:r w:rsidRPr="00FA71DE">
        <w:t xml:space="preserve"> social media monitoring technology and is therefore listed in this section.</w:t>
      </w:r>
    </w:p>
  </w:footnote>
  <w:footnote w:id="13">
    <w:p w14:paraId="0D131269" w14:textId="640A89A1" w:rsidR="007F7597" w:rsidRDefault="007F7597" w:rsidP="007F7597">
      <w:pPr>
        <w:pStyle w:val="FootnoteText"/>
      </w:pPr>
      <w:r>
        <w:rPr>
          <w:rStyle w:val="FootnoteReference"/>
        </w:rPr>
        <w:footnoteRef/>
      </w:r>
      <w:r>
        <w:t xml:space="preserve"> Thundercat Technology is often an intermediary selling technology or software produced by other companies. The description of the contract referenced here </w:t>
      </w:r>
      <w:hyperlink r:id="rId6" w:history="1">
        <w:r w:rsidRPr="00333652">
          <w:rPr>
            <w:rStyle w:val="Hyperlink"/>
          </w:rPr>
          <w:t>does not make clear</w:t>
        </w:r>
      </w:hyperlink>
      <w:r>
        <w:t xml:space="preserve"> </w:t>
      </w:r>
      <w:del w:id="189" w:author="Gabriella Sanchez" w:date="2026-07-27T12:22:00Z" w16du:dateUtc="2026-07-27T16:22:00Z">
        <w:r w:rsidDel="00EC0A62">
          <w:delText xml:space="preserve">who </w:delText>
        </w:r>
      </w:del>
      <w:r>
        <w:t xml:space="preserve">the original seller of the </w:t>
      </w:r>
      <w:ins w:id="190" w:author="Gabriella Sanchez" w:date="2026-07-27T12:22:00Z" w16du:dateUtc="2026-07-27T16:22:00Z">
        <w:r w:rsidR="00EC0A62">
          <w:t xml:space="preserve">purchased </w:t>
        </w:r>
      </w:ins>
      <w:r>
        <w:t>product or information</w:t>
      </w:r>
      <w:del w:id="191" w:author="Gabriella Sanchez" w:date="2026-07-27T12:22:00Z" w16du:dateUtc="2026-07-27T16:22:00Z">
        <w:r w:rsidDel="00EC0A62">
          <w:delText xml:space="preserve"> purchased is</w:delText>
        </w:r>
      </w:del>
      <w:r>
        <w:t>.</w:t>
      </w:r>
    </w:p>
  </w:footnote>
  <w:footnote w:id="14">
    <w:p w14:paraId="2FB60DDA" w14:textId="595B79B4" w:rsidR="007F7597" w:rsidRDefault="007F7597" w:rsidP="007F7597">
      <w:pPr>
        <w:pStyle w:val="FootnoteText"/>
      </w:pPr>
      <w:r w:rsidRPr="6604E1D9">
        <w:rPr>
          <w:rStyle w:val="FootnoteReference"/>
        </w:rPr>
        <w:footnoteRef/>
      </w:r>
      <w:r>
        <w:t xml:space="preserve"> Whooster </w:t>
      </w:r>
      <w:hyperlink r:id="rId7">
        <w:r w:rsidRPr="6604E1D9">
          <w:rPr>
            <w:rStyle w:val="Hyperlink"/>
          </w:rPr>
          <w:t>incorporates</w:t>
        </w:r>
      </w:hyperlink>
      <w:r>
        <w:t xml:space="preserve"> social media and other open-source information into the data </w:t>
      </w:r>
      <w:del w:id="192" w:author="Gabriella Sanchez" w:date="2026-07-27T12:22:00Z" w16du:dateUtc="2026-07-27T16:22:00Z">
        <w:r w:rsidDel="00EC0A62">
          <w:delText xml:space="preserve">they </w:delText>
        </w:r>
      </w:del>
      <w:ins w:id="193" w:author="Gabriella Sanchez" w:date="2026-07-27T12:22:00Z" w16du:dateUtc="2026-07-27T16:22:00Z">
        <w:r w:rsidR="00EC0A62">
          <w:t>it</w:t>
        </w:r>
        <w:r w:rsidR="00EC0A62">
          <w:t xml:space="preserve"> </w:t>
        </w:r>
      </w:ins>
      <w:r>
        <w:t>provide</w:t>
      </w:r>
      <w:ins w:id="194" w:author="Gabriella Sanchez" w:date="2026-07-27T12:22:00Z" w16du:dateUtc="2026-07-27T16:22:00Z">
        <w:r w:rsidR="00EC0A62">
          <w:t>s</w:t>
        </w:r>
      </w:ins>
      <w:r>
        <w:t xml:space="preserve">, but </w:t>
      </w:r>
      <w:del w:id="195" w:author="Gabriella Sanchez" w:date="2026-07-27T12:22:00Z" w16du:dateUtc="2026-07-27T16:22:00Z">
        <w:r w:rsidDel="00EC0A62">
          <w:delText xml:space="preserve">they </w:delText>
        </w:r>
      </w:del>
      <w:ins w:id="196" w:author="Gabriella Sanchez" w:date="2026-07-27T12:22:00Z" w16du:dateUtc="2026-07-27T16:22:00Z">
        <w:r w:rsidR="00EC0A62">
          <w:t>it</w:t>
        </w:r>
        <w:r w:rsidR="00EC0A62">
          <w:t xml:space="preserve"> </w:t>
        </w:r>
      </w:ins>
      <w:r>
        <w:t>also rel</w:t>
      </w:r>
      <w:ins w:id="197" w:author="Gabriella Sanchez" w:date="2026-07-27T12:23:00Z" w16du:dateUtc="2026-07-27T16:23:00Z">
        <w:r w:rsidR="00EC0A62">
          <w:t xml:space="preserve">ies </w:t>
        </w:r>
      </w:ins>
      <w:del w:id="198" w:author="Gabriella Sanchez" w:date="2026-07-27T12:23:00Z" w16du:dateUtc="2026-07-27T16:23:00Z">
        <w:r w:rsidDel="00EC0A62">
          <w:delText xml:space="preserve">y </w:delText>
        </w:r>
      </w:del>
      <w:r>
        <w:t>on data from numerous additional sources.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DDF"/>
    <w:multiLevelType w:val="hybridMultilevel"/>
    <w:tmpl w:val="A1D0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366B6"/>
    <w:multiLevelType w:val="hybridMultilevel"/>
    <w:tmpl w:val="C84CB952"/>
    <w:lvl w:ilvl="0" w:tplc="10DA024C">
      <w:start w:val="1"/>
      <w:numFmt w:val="bullet"/>
      <w:lvlText w:val=""/>
      <w:lvlJc w:val="left"/>
      <w:pPr>
        <w:ind w:left="720" w:hanging="360"/>
      </w:pPr>
      <w:rPr>
        <w:rFonts w:ascii="Symbol" w:hAnsi="Symbol" w:hint="default"/>
      </w:rPr>
    </w:lvl>
    <w:lvl w:ilvl="1" w:tplc="64F482BA">
      <w:start w:val="1"/>
      <w:numFmt w:val="bullet"/>
      <w:lvlText w:val="o"/>
      <w:lvlJc w:val="left"/>
      <w:pPr>
        <w:ind w:left="1440" w:hanging="360"/>
      </w:pPr>
      <w:rPr>
        <w:rFonts w:ascii="Courier New" w:hAnsi="Courier New" w:hint="default"/>
      </w:rPr>
    </w:lvl>
    <w:lvl w:ilvl="2" w:tplc="92F2DBFC">
      <w:start w:val="1"/>
      <w:numFmt w:val="bullet"/>
      <w:lvlText w:val=""/>
      <w:lvlJc w:val="left"/>
      <w:pPr>
        <w:ind w:left="2160" w:hanging="360"/>
      </w:pPr>
      <w:rPr>
        <w:rFonts w:ascii="Wingdings" w:hAnsi="Wingdings" w:hint="default"/>
      </w:rPr>
    </w:lvl>
    <w:lvl w:ilvl="3" w:tplc="D7520ECA">
      <w:start w:val="1"/>
      <w:numFmt w:val="bullet"/>
      <w:lvlText w:val=""/>
      <w:lvlJc w:val="left"/>
      <w:pPr>
        <w:ind w:left="2880" w:hanging="360"/>
      </w:pPr>
      <w:rPr>
        <w:rFonts w:ascii="Symbol" w:hAnsi="Symbol" w:hint="default"/>
      </w:rPr>
    </w:lvl>
    <w:lvl w:ilvl="4" w:tplc="C9B82A96">
      <w:start w:val="1"/>
      <w:numFmt w:val="bullet"/>
      <w:lvlText w:val="o"/>
      <w:lvlJc w:val="left"/>
      <w:pPr>
        <w:ind w:left="3600" w:hanging="360"/>
      </w:pPr>
      <w:rPr>
        <w:rFonts w:ascii="Courier New" w:hAnsi="Courier New" w:hint="default"/>
      </w:rPr>
    </w:lvl>
    <w:lvl w:ilvl="5" w:tplc="0ABAD1F0">
      <w:start w:val="1"/>
      <w:numFmt w:val="bullet"/>
      <w:lvlText w:val=""/>
      <w:lvlJc w:val="left"/>
      <w:pPr>
        <w:ind w:left="4320" w:hanging="360"/>
      </w:pPr>
      <w:rPr>
        <w:rFonts w:ascii="Wingdings" w:hAnsi="Wingdings" w:hint="default"/>
      </w:rPr>
    </w:lvl>
    <w:lvl w:ilvl="6" w:tplc="9A96E062">
      <w:start w:val="1"/>
      <w:numFmt w:val="bullet"/>
      <w:lvlText w:val=""/>
      <w:lvlJc w:val="left"/>
      <w:pPr>
        <w:ind w:left="5040" w:hanging="360"/>
      </w:pPr>
      <w:rPr>
        <w:rFonts w:ascii="Symbol" w:hAnsi="Symbol" w:hint="default"/>
      </w:rPr>
    </w:lvl>
    <w:lvl w:ilvl="7" w:tplc="8CE0DC3A">
      <w:start w:val="1"/>
      <w:numFmt w:val="bullet"/>
      <w:lvlText w:val="o"/>
      <w:lvlJc w:val="left"/>
      <w:pPr>
        <w:ind w:left="5760" w:hanging="360"/>
      </w:pPr>
      <w:rPr>
        <w:rFonts w:ascii="Courier New" w:hAnsi="Courier New" w:hint="default"/>
      </w:rPr>
    </w:lvl>
    <w:lvl w:ilvl="8" w:tplc="3488CB7E">
      <w:start w:val="1"/>
      <w:numFmt w:val="bullet"/>
      <w:lvlText w:val=""/>
      <w:lvlJc w:val="left"/>
      <w:pPr>
        <w:ind w:left="6480" w:hanging="360"/>
      </w:pPr>
      <w:rPr>
        <w:rFonts w:ascii="Wingdings" w:hAnsi="Wingdings" w:hint="default"/>
      </w:rPr>
    </w:lvl>
  </w:abstractNum>
  <w:abstractNum w:abstractNumId="2" w15:restartNumberingAfterBreak="0">
    <w:nsid w:val="173AE037"/>
    <w:multiLevelType w:val="hybridMultilevel"/>
    <w:tmpl w:val="65341088"/>
    <w:lvl w:ilvl="0" w:tplc="9F7CC48E">
      <w:start w:val="1"/>
      <w:numFmt w:val="bullet"/>
      <w:lvlText w:val=""/>
      <w:lvlJc w:val="left"/>
      <w:pPr>
        <w:ind w:left="720" w:hanging="360"/>
      </w:pPr>
      <w:rPr>
        <w:rFonts w:ascii="Symbol" w:hAnsi="Symbol" w:hint="default"/>
      </w:rPr>
    </w:lvl>
    <w:lvl w:ilvl="1" w:tplc="1BBEB93E">
      <w:start w:val="1"/>
      <w:numFmt w:val="bullet"/>
      <w:lvlText w:val="o"/>
      <w:lvlJc w:val="left"/>
      <w:pPr>
        <w:ind w:left="1440" w:hanging="360"/>
      </w:pPr>
      <w:rPr>
        <w:rFonts w:ascii="Courier New" w:hAnsi="Courier New" w:hint="default"/>
      </w:rPr>
    </w:lvl>
    <w:lvl w:ilvl="2" w:tplc="20C21FE8">
      <w:start w:val="1"/>
      <w:numFmt w:val="bullet"/>
      <w:lvlText w:val=""/>
      <w:lvlJc w:val="left"/>
      <w:pPr>
        <w:ind w:left="2160" w:hanging="360"/>
      </w:pPr>
      <w:rPr>
        <w:rFonts w:ascii="Wingdings" w:hAnsi="Wingdings" w:hint="default"/>
      </w:rPr>
    </w:lvl>
    <w:lvl w:ilvl="3" w:tplc="8D80F8A2">
      <w:start w:val="1"/>
      <w:numFmt w:val="bullet"/>
      <w:lvlText w:val=""/>
      <w:lvlJc w:val="left"/>
      <w:pPr>
        <w:ind w:left="2880" w:hanging="360"/>
      </w:pPr>
      <w:rPr>
        <w:rFonts w:ascii="Symbol" w:hAnsi="Symbol" w:hint="default"/>
      </w:rPr>
    </w:lvl>
    <w:lvl w:ilvl="4" w:tplc="06BA60E6">
      <w:start w:val="1"/>
      <w:numFmt w:val="bullet"/>
      <w:lvlText w:val="o"/>
      <w:lvlJc w:val="left"/>
      <w:pPr>
        <w:ind w:left="3600" w:hanging="360"/>
      </w:pPr>
      <w:rPr>
        <w:rFonts w:ascii="Courier New" w:hAnsi="Courier New" w:hint="default"/>
      </w:rPr>
    </w:lvl>
    <w:lvl w:ilvl="5" w:tplc="DD1E5472">
      <w:start w:val="1"/>
      <w:numFmt w:val="bullet"/>
      <w:lvlText w:val=""/>
      <w:lvlJc w:val="left"/>
      <w:pPr>
        <w:ind w:left="4320" w:hanging="360"/>
      </w:pPr>
      <w:rPr>
        <w:rFonts w:ascii="Wingdings" w:hAnsi="Wingdings" w:hint="default"/>
      </w:rPr>
    </w:lvl>
    <w:lvl w:ilvl="6" w:tplc="F1A28CF0">
      <w:start w:val="1"/>
      <w:numFmt w:val="bullet"/>
      <w:lvlText w:val=""/>
      <w:lvlJc w:val="left"/>
      <w:pPr>
        <w:ind w:left="5040" w:hanging="360"/>
      </w:pPr>
      <w:rPr>
        <w:rFonts w:ascii="Symbol" w:hAnsi="Symbol" w:hint="default"/>
      </w:rPr>
    </w:lvl>
    <w:lvl w:ilvl="7" w:tplc="426C7F3A">
      <w:start w:val="1"/>
      <w:numFmt w:val="bullet"/>
      <w:lvlText w:val="o"/>
      <w:lvlJc w:val="left"/>
      <w:pPr>
        <w:ind w:left="5760" w:hanging="360"/>
      </w:pPr>
      <w:rPr>
        <w:rFonts w:ascii="Courier New" w:hAnsi="Courier New" w:hint="default"/>
      </w:rPr>
    </w:lvl>
    <w:lvl w:ilvl="8" w:tplc="3F3C3FA8">
      <w:start w:val="1"/>
      <w:numFmt w:val="bullet"/>
      <w:lvlText w:val=""/>
      <w:lvlJc w:val="left"/>
      <w:pPr>
        <w:ind w:left="6480" w:hanging="360"/>
      </w:pPr>
      <w:rPr>
        <w:rFonts w:ascii="Wingdings" w:hAnsi="Wingdings" w:hint="default"/>
      </w:rPr>
    </w:lvl>
  </w:abstractNum>
  <w:abstractNum w:abstractNumId="3" w15:restartNumberingAfterBreak="0">
    <w:nsid w:val="1A81BCA8"/>
    <w:multiLevelType w:val="hybridMultilevel"/>
    <w:tmpl w:val="FF90E918"/>
    <w:lvl w:ilvl="0" w:tplc="DDB02BBC">
      <w:start w:val="1"/>
      <w:numFmt w:val="bullet"/>
      <w:lvlText w:val=""/>
      <w:lvlJc w:val="left"/>
      <w:pPr>
        <w:ind w:left="720" w:hanging="360"/>
      </w:pPr>
      <w:rPr>
        <w:rFonts w:ascii="Symbol" w:hAnsi="Symbol" w:hint="default"/>
      </w:rPr>
    </w:lvl>
    <w:lvl w:ilvl="1" w:tplc="2206B25C">
      <w:start w:val="1"/>
      <w:numFmt w:val="bullet"/>
      <w:lvlText w:val="o"/>
      <w:lvlJc w:val="left"/>
      <w:pPr>
        <w:ind w:left="1440" w:hanging="360"/>
      </w:pPr>
      <w:rPr>
        <w:rFonts w:ascii="Courier New" w:hAnsi="Courier New" w:hint="default"/>
      </w:rPr>
    </w:lvl>
    <w:lvl w:ilvl="2" w:tplc="F69C4924">
      <w:start w:val="1"/>
      <w:numFmt w:val="bullet"/>
      <w:lvlText w:val=""/>
      <w:lvlJc w:val="left"/>
      <w:pPr>
        <w:ind w:left="2160" w:hanging="360"/>
      </w:pPr>
      <w:rPr>
        <w:rFonts w:ascii="Wingdings" w:hAnsi="Wingdings" w:hint="default"/>
      </w:rPr>
    </w:lvl>
    <w:lvl w:ilvl="3" w:tplc="4BD8F88E">
      <w:start w:val="1"/>
      <w:numFmt w:val="bullet"/>
      <w:lvlText w:val=""/>
      <w:lvlJc w:val="left"/>
      <w:pPr>
        <w:ind w:left="2880" w:hanging="360"/>
      </w:pPr>
      <w:rPr>
        <w:rFonts w:ascii="Symbol" w:hAnsi="Symbol" w:hint="default"/>
      </w:rPr>
    </w:lvl>
    <w:lvl w:ilvl="4" w:tplc="F134F30A">
      <w:start w:val="1"/>
      <w:numFmt w:val="bullet"/>
      <w:lvlText w:val="o"/>
      <w:lvlJc w:val="left"/>
      <w:pPr>
        <w:ind w:left="3600" w:hanging="360"/>
      </w:pPr>
      <w:rPr>
        <w:rFonts w:ascii="Courier New" w:hAnsi="Courier New" w:hint="default"/>
      </w:rPr>
    </w:lvl>
    <w:lvl w:ilvl="5" w:tplc="855A3E98">
      <w:start w:val="1"/>
      <w:numFmt w:val="bullet"/>
      <w:lvlText w:val=""/>
      <w:lvlJc w:val="left"/>
      <w:pPr>
        <w:ind w:left="4320" w:hanging="360"/>
      </w:pPr>
      <w:rPr>
        <w:rFonts w:ascii="Wingdings" w:hAnsi="Wingdings" w:hint="default"/>
      </w:rPr>
    </w:lvl>
    <w:lvl w:ilvl="6" w:tplc="AE4E6D60">
      <w:start w:val="1"/>
      <w:numFmt w:val="bullet"/>
      <w:lvlText w:val=""/>
      <w:lvlJc w:val="left"/>
      <w:pPr>
        <w:ind w:left="5040" w:hanging="360"/>
      </w:pPr>
      <w:rPr>
        <w:rFonts w:ascii="Symbol" w:hAnsi="Symbol" w:hint="default"/>
      </w:rPr>
    </w:lvl>
    <w:lvl w:ilvl="7" w:tplc="912A875A">
      <w:start w:val="1"/>
      <w:numFmt w:val="bullet"/>
      <w:lvlText w:val="o"/>
      <w:lvlJc w:val="left"/>
      <w:pPr>
        <w:ind w:left="5760" w:hanging="360"/>
      </w:pPr>
      <w:rPr>
        <w:rFonts w:ascii="Courier New" w:hAnsi="Courier New" w:hint="default"/>
      </w:rPr>
    </w:lvl>
    <w:lvl w:ilvl="8" w:tplc="F42E2498">
      <w:start w:val="1"/>
      <w:numFmt w:val="bullet"/>
      <w:lvlText w:val=""/>
      <w:lvlJc w:val="left"/>
      <w:pPr>
        <w:ind w:left="6480" w:hanging="360"/>
      </w:pPr>
      <w:rPr>
        <w:rFonts w:ascii="Wingdings" w:hAnsi="Wingdings" w:hint="default"/>
      </w:rPr>
    </w:lvl>
  </w:abstractNum>
  <w:abstractNum w:abstractNumId="4" w15:restartNumberingAfterBreak="0">
    <w:nsid w:val="1C6F7032"/>
    <w:multiLevelType w:val="hybridMultilevel"/>
    <w:tmpl w:val="10DAF8CC"/>
    <w:lvl w:ilvl="0" w:tplc="4D16964A">
      <w:start w:val="1"/>
      <w:numFmt w:val="bullet"/>
      <w:lvlText w:val=""/>
      <w:lvlJc w:val="left"/>
      <w:pPr>
        <w:ind w:left="720" w:hanging="360"/>
      </w:pPr>
      <w:rPr>
        <w:rFonts w:ascii="Symbol" w:hAnsi="Symbol" w:hint="default"/>
      </w:rPr>
    </w:lvl>
    <w:lvl w:ilvl="1" w:tplc="FD4CE5C4">
      <w:start w:val="1"/>
      <w:numFmt w:val="bullet"/>
      <w:lvlText w:val="o"/>
      <w:lvlJc w:val="left"/>
      <w:pPr>
        <w:ind w:left="1440" w:hanging="360"/>
      </w:pPr>
      <w:rPr>
        <w:rFonts w:ascii="Courier New" w:hAnsi="Courier New" w:hint="default"/>
      </w:rPr>
    </w:lvl>
    <w:lvl w:ilvl="2" w:tplc="4106EF94">
      <w:start w:val="1"/>
      <w:numFmt w:val="bullet"/>
      <w:lvlText w:val=""/>
      <w:lvlJc w:val="left"/>
      <w:pPr>
        <w:ind w:left="2160" w:hanging="360"/>
      </w:pPr>
      <w:rPr>
        <w:rFonts w:ascii="Wingdings" w:hAnsi="Wingdings" w:hint="default"/>
      </w:rPr>
    </w:lvl>
    <w:lvl w:ilvl="3" w:tplc="B9D6B650">
      <w:start w:val="1"/>
      <w:numFmt w:val="bullet"/>
      <w:lvlText w:val=""/>
      <w:lvlJc w:val="left"/>
      <w:pPr>
        <w:ind w:left="2880" w:hanging="360"/>
      </w:pPr>
      <w:rPr>
        <w:rFonts w:ascii="Symbol" w:hAnsi="Symbol" w:hint="default"/>
      </w:rPr>
    </w:lvl>
    <w:lvl w:ilvl="4" w:tplc="A64889D4">
      <w:start w:val="1"/>
      <w:numFmt w:val="bullet"/>
      <w:lvlText w:val="o"/>
      <w:lvlJc w:val="left"/>
      <w:pPr>
        <w:ind w:left="3600" w:hanging="360"/>
      </w:pPr>
      <w:rPr>
        <w:rFonts w:ascii="Courier New" w:hAnsi="Courier New" w:hint="default"/>
      </w:rPr>
    </w:lvl>
    <w:lvl w:ilvl="5" w:tplc="F4305680">
      <w:start w:val="1"/>
      <w:numFmt w:val="bullet"/>
      <w:lvlText w:val=""/>
      <w:lvlJc w:val="left"/>
      <w:pPr>
        <w:ind w:left="4320" w:hanging="360"/>
      </w:pPr>
      <w:rPr>
        <w:rFonts w:ascii="Wingdings" w:hAnsi="Wingdings" w:hint="default"/>
      </w:rPr>
    </w:lvl>
    <w:lvl w:ilvl="6" w:tplc="F2962B7C">
      <w:start w:val="1"/>
      <w:numFmt w:val="bullet"/>
      <w:lvlText w:val=""/>
      <w:lvlJc w:val="left"/>
      <w:pPr>
        <w:ind w:left="5040" w:hanging="360"/>
      </w:pPr>
      <w:rPr>
        <w:rFonts w:ascii="Symbol" w:hAnsi="Symbol" w:hint="default"/>
      </w:rPr>
    </w:lvl>
    <w:lvl w:ilvl="7" w:tplc="BF8E5460">
      <w:start w:val="1"/>
      <w:numFmt w:val="bullet"/>
      <w:lvlText w:val="o"/>
      <w:lvlJc w:val="left"/>
      <w:pPr>
        <w:ind w:left="5760" w:hanging="360"/>
      </w:pPr>
      <w:rPr>
        <w:rFonts w:ascii="Courier New" w:hAnsi="Courier New" w:hint="default"/>
      </w:rPr>
    </w:lvl>
    <w:lvl w:ilvl="8" w:tplc="3DEE530C">
      <w:start w:val="1"/>
      <w:numFmt w:val="bullet"/>
      <w:lvlText w:val=""/>
      <w:lvlJc w:val="left"/>
      <w:pPr>
        <w:ind w:left="6480" w:hanging="360"/>
      </w:pPr>
      <w:rPr>
        <w:rFonts w:ascii="Wingdings" w:hAnsi="Wingdings" w:hint="default"/>
      </w:rPr>
    </w:lvl>
  </w:abstractNum>
  <w:abstractNum w:abstractNumId="5" w15:restartNumberingAfterBreak="0">
    <w:nsid w:val="1FF410F5"/>
    <w:multiLevelType w:val="hybridMultilevel"/>
    <w:tmpl w:val="5700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254A3"/>
    <w:multiLevelType w:val="hybridMultilevel"/>
    <w:tmpl w:val="96C8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B162E"/>
    <w:multiLevelType w:val="hybridMultilevel"/>
    <w:tmpl w:val="515CD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97218"/>
    <w:multiLevelType w:val="hybridMultilevel"/>
    <w:tmpl w:val="A90E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62946"/>
    <w:multiLevelType w:val="hybridMultilevel"/>
    <w:tmpl w:val="9C865690"/>
    <w:lvl w:ilvl="0" w:tplc="650269B4">
      <w:start w:val="1"/>
      <w:numFmt w:val="bullet"/>
      <w:lvlText w:val=""/>
      <w:lvlJc w:val="left"/>
      <w:pPr>
        <w:ind w:left="720" w:hanging="360"/>
      </w:pPr>
      <w:rPr>
        <w:rFonts w:ascii="Symbol" w:hAnsi="Symbol" w:hint="default"/>
      </w:rPr>
    </w:lvl>
    <w:lvl w:ilvl="1" w:tplc="99DE6CD8">
      <w:start w:val="1"/>
      <w:numFmt w:val="bullet"/>
      <w:lvlText w:val="o"/>
      <w:lvlJc w:val="left"/>
      <w:pPr>
        <w:ind w:left="1440" w:hanging="360"/>
      </w:pPr>
      <w:rPr>
        <w:rFonts w:ascii="Courier New" w:hAnsi="Courier New" w:hint="default"/>
      </w:rPr>
    </w:lvl>
    <w:lvl w:ilvl="2" w:tplc="F19206BE">
      <w:start w:val="1"/>
      <w:numFmt w:val="bullet"/>
      <w:lvlText w:val=""/>
      <w:lvlJc w:val="left"/>
      <w:pPr>
        <w:ind w:left="2160" w:hanging="360"/>
      </w:pPr>
      <w:rPr>
        <w:rFonts w:ascii="Wingdings" w:hAnsi="Wingdings" w:hint="default"/>
      </w:rPr>
    </w:lvl>
    <w:lvl w:ilvl="3" w:tplc="F3688224">
      <w:start w:val="1"/>
      <w:numFmt w:val="bullet"/>
      <w:lvlText w:val=""/>
      <w:lvlJc w:val="left"/>
      <w:pPr>
        <w:ind w:left="2880" w:hanging="360"/>
      </w:pPr>
      <w:rPr>
        <w:rFonts w:ascii="Symbol" w:hAnsi="Symbol" w:hint="default"/>
      </w:rPr>
    </w:lvl>
    <w:lvl w:ilvl="4" w:tplc="010447A2">
      <w:start w:val="1"/>
      <w:numFmt w:val="bullet"/>
      <w:lvlText w:val="o"/>
      <w:lvlJc w:val="left"/>
      <w:pPr>
        <w:ind w:left="3600" w:hanging="360"/>
      </w:pPr>
      <w:rPr>
        <w:rFonts w:ascii="Courier New" w:hAnsi="Courier New" w:hint="default"/>
      </w:rPr>
    </w:lvl>
    <w:lvl w:ilvl="5" w:tplc="905EDA50">
      <w:start w:val="1"/>
      <w:numFmt w:val="bullet"/>
      <w:lvlText w:val=""/>
      <w:lvlJc w:val="left"/>
      <w:pPr>
        <w:ind w:left="4320" w:hanging="360"/>
      </w:pPr>
      <w:rPr>
        <w:rFonts w:ascii="Wingdings" w:hAnsi="Wingdings" w:hint="default"/>
      </w:rPr>
    </w:lvl>
    <w:lvl w:ilvl="6" w:tplc="C5E6A3B6">
      <w:start w:val="1"/>
      <w:numFmt w:val="bullet"/>
      <w:lvlText w:val=""/>
      <w:lvlJc w:val="left"/>
      <w:pPr>
        <w:ind w:left="5040" w:hanging="360"/>
      </w:pPr>
      <w:rPr>
        <w:rFonts w:ascii="Symbol" w:hAnsi="Symbol" w:hint="default"/>
      </w:rPr>
    </w:lvl>
    <w:lvl w:ilvl="7" w:tplc="E83CD5B6">
      <w:start w:val="1"/>
      <w:numFmt w:val="bullet"/>
      <w:lvlText w:val="o"/>
      <w:lvlJc w:val="left"/>
      <w:pPr>
        <w:ind w:left="5760" w:hanging="360"/>
      </w:pPr>
      <w:rPr>
        <w:rFonts w:ascii="Courier New" w:hAnsi="Courier New" w:hint="default"/>
      </w:rPr>
    </w:lvl>
    <w:lvl w:ilvl="8" w:tplc="329E5288">
      <w:start w:val="1"/>
      <w:numFmt w:val="bullet"/>
      <w:lvlText w:val=""/>
      <w:lvlJc w:val="left"/>
      <w:pPr>
        <w:ind w:left="6480" w:hanging="360"/>
      </w:pPr>
      <w:rPr>
        <w:rFonts w:ascii="Wingdings" w:hAnsi="Wingdings" w:hint="default"/>
      </w:rPr>
    </w:lvl>
  </w:abstractNum>
  <w:abstractNum w:abstractNumId="10" w15:restartNumberingAfterBreak="0">
    <w:nsid w:val="3D692837"/>
    <w:multiLevelType w:val="hybridMultilevel"/>
    <w:tmpl w:val="9B6E44EA"/>
    <w:lvl w:ilvl="0" w:tplc="33C2E80E">
      <w:start w:val="1"/>
      <w:numFmt w:val="bullet"/>
      <w:lvlText w:val=""/>
      <w:lvlJc w:val="left"/>
      <w:pPr>
        <w:ind w:left="720" w:hanging="360"/>
      </w:pPr>
      <w:rPr>
        <w:rFonts w:ascii="Symbol" w:hAnsi="Symbol" w:hint="default"/>
      </w:rPr>
    </w:lvl>
    <w:lvl w:ilvl="1" w:tplc="1D107612">
      <w:start w:val="1"/>
      <w:numFmt w:val="bullet"/>
      <w:lvlText w:val="o"/>
      <w:lvlJc w:val="left"/>
      <w:pPr>
        <w:ind w:left="1440" w:hanging="360"/>
      </w:pPr>
      <w:rPr>
        <w:rFonts w:ascii="Courier New" w:hAnsi="Courier New" w:hint="default"/>
      </w:rPr>
    </w:lvl>
    <w:lvl w:ilvl="2" w:tplc="00B8D5C0">
      <w:start w:val="1"/>
      <w:numFmt w:val="bullet"/>
      <w:lvlText w:val=""/>
      <w:lvlJc w:val="left"/>
      <w:pPr>
        <w:ind w:left="2160" w:hanging="360"/>
      </w:pPr>
      <w:rPr>
        <w:rFonts w:ascii="Wingdings" w:hAnsi="Wingdings" w:hint="default"/>
      </w:rPr>
    </w:lvl>
    <w:lvl w:ilvl="3" w:tplc="C84A6B18">
      <w:start w:val="1"/>
      <w:numFmt w:val="bullet"/>
      <w:lvlText w:val=""/>
      <w:lvlJc w:val="left"/>
      <w:pPr>
        <w:ind w:left="2880" w:hanging="360"/>
      </w:pPr>
      <w:rPr>
        <w:rFonts w:ascii="Symbol" w:hAnsi="Symbol" w:hint="default"/>
      </w:rPr>
    </w:lvl>
    <w:lvl w:ilvl="4" w:tplc="FA7E4CE6">
      <w:start w:val="1"/>
      <w:numFmt w:val="bullet"/>
      <w:lvlText w:val="o"/>
      <w:lvlJc w:val="left"/>
      <w:pPr>
        <w:ind w:left="3600" w:hanging="360"/>
      </w:pPr>
      <w:rPr>
        <w:rFonts w:ascii="Courier New" w:hAnsi="Courier New" w:hint="default"/>
      </w:rPr>
    </w:lvl>
    <w:lvl w:ilvl="5" w:tplc="9D7079EC">
      <w:start w:val="1"/>
      <w:numFmt w:val="bullet"/>
      <w:lvlText w:val=""/>
      <w:lvlJc w:val="left"/>
      <w:pPr>
        <w:ind w:left="4320" w:hanging="360"/>
      </w:pPr>
      <w:rPr>
        <w:rFonts w:ascii="Wingdings" w:hAnsi="Wingdings" w:hint="default"/>
      </w:rPr>
    </w:lvl>
    <w:lvl w:ilvl="6" w:tplc="C03081D6">
      <w:start w:val="1"/>
      <w:numFmt w:val="bullet"/>
      <w:lvlText w:val=""/>
      <w:lvlJc w:val="left"/>
      <w:pPr>
        <w:ind w:left="5040" w:hanging="360"/>
      </w:pPr>
      <w:rPr>
        <w:rFonts w:ascii="Symbol" w:hAnsi="Symbol" w:hint="default"/>
      </w:rPr>
    </w:lvl>
    <w:lvl w:ilvl="7" w:tplc="6A407F1E">
      <w:start w:val="1"/>
      <w:numFmt w:val="bullet"/>
      <w:lvlText w:val="o"/>
      <w:lvlJc w:val="left"/>
      <w:pPr>
        <w:ind w:left="5760" w:hanging="360"/>
      </w:pPr>
      <w:rPr>
        <w:rFonts w:ascii="Courier New" w:hAnsi="Courier New" w:hint="default"/>
      </w:rPr>
    </w:lvl>
    <w:lvl w:ilvl="8" w:tplc="01E28900">
      <w:start w:val="1"/>
      <w:numFmt w:val="bullet"/>
      <w:lvlText w:val=""/>
      <w:lvlJc w:val="left"/>
      <w:pPr>
        <w:ind w:left="6480" w:hanging="360"/>
      </w:pPr>
      <w:rPr>
        <w:rFonts w:ascii="Wingdings" w:hAnsi="Wingdings" w:hint="default"/>
      </w:rPr>
    </w:lvl>
  </w:abstractNum>
  <w:abstractNum w:abstractNumId="11" w15:restartNumberingAfterBreak="0">
    <w:nsid w:val="4B038F7F"/>
    <w:multiLevelType w:val="hybridMultilevel"/>
    <w:tmpl w:val="038C8332"/>
    <w:lvl w:ilvl="0" w:tplc="9B2EA89C">
      <w:start w:val="1"/>
      <w:numFmt w:val="bullet"/>
      <w:lvlText w:val=""/>
      <w:lvlJc w:val="left"/>
      <w:pPr>
        <w:ind w:left="720" w:hanging="360"/>
      </w:pPr>
      <w:rPr>
        <w:rFonts w:ascii="Symbol" w:hAnsi="Symbol" w:hint="default"/>
      </w:rPr>
    </w:lvl>
    <w:lvl w:ilvl="1" w:tplc="FB826E5A">
      <w:start w:val="1"/>
      <w:numFmt w:val="bullet"/>
      <w:lvlText w:val="o"/>
      <w:lvlJc w:val="left"/>
      <w:pPr>
        <w:ind w:left="1440" w:hanging="360"/>
      </w:pPr>
      <w:rPr>
        <w:rFonts w:ascii="Courier New" w:hAnsi="Courier New" w:hint="default"/>
      </w:rPr>
    </w:lvl>
    <w:lvl w:ilvl="2" w:tplc="EA44FA50">
      <w:start w:val="1"/>
      <w:numFmt w:val="bullet"/>
      <w:lvlText w:val=""/>
      <w:lvlJc w:val="left"/>
      <w:pPr>
        <w:ind w:left="2160" w:hanging="360"/>
      </w:pPr>
      <w:rPr>
        <w:rFonts w:ascii="Wingdings" w:hAnsi="Wingdings" w:hint="default"/>
      </w:rPr>
    </w:lvl>
    <w:lvl w:ilvl="3" w:tplc="51CA037C">
      <w:start w:val="1"/>
      <w:numFmt w:val="bullet"/>
      <w:lvlText w:val=""/>
      <w:lvlJc w:val="left"/>
      <w:pPr>
        <w:ind w:left="2880" w:hanging="360"/>
      </w:pPr>
      <w:rPr>
        <w:rFonts w:ascii="Symbol" w:hAnsi="Symbol" w:hint="default"/>
      </w:rPr>
    </w:lvl>
    <w:lvl w:ilvl="4" w:tplc="0430F31C">
      <w:start w:val="1"/>
      <w:numFmt w:val="bullet"/>
      <w:lvlText w:val="o"/>
      <w:lvlJc w:val="left"/>
      <w:pPr>
        <w:ind w:left="3600" w:hanging="360"/>
      </w:pPr>
      <w:rPr>
        <w:rFonts w:ascii="Courier New" w:hAnsi="Courier New" w:hint="default"/>
      </w:rPr>
    </w:lvl>
    <w:lvl w:ilvl="5" w:tplc="FF82DFEE">
      <w:start w:val="1"/>
      <w:numFmt w:val="bullet"/>
      <w:lvlText w:val=""/>
      <w:lvlJc w:val="left"/>
      <w:pPr>
        <w:ind w:left="4320" w:hanging="360"/>
      </w:pPr>
      <w:rPr>
        <w:rFonts w:ascii="Wingdings" w:hAnsi="Wingdings" w:hint="default"/>
      </w:rPr>
    </w:lvl>
    <w:lvl w:ilvl="6" w:tplc="6F42D944">
      <w:start w:val="1"/>
      <w:numFmt w:val="bullet"/>
      <w:lvlText w:val=""/>
      <w:lvlJc w:val="left"/>
      <w:pPr>
        <w:ind w:left="5040" w:hanging="360"/>
      </w:pPr>
      <w:rPr>
        <w:rFonts w:ascii="Symbol" w:hAnsi="Symbol" w:hint="default"/>
      </w:rPr>
    </w:lvl>
    <w:lvl w:ilvl="7" w:tplc="81646C96">
      <w:start w:val="1"/>
      <w:numFmt w:val="bullet"/>
      <w:lvlText w:val="o"/>
      <w:lvlJc w:val="left"/>
      <w:pPr>
        <w:ind w:left="5760" w:hanging="360"/>
      </w:pPr>
      <w:rPr>
        <w:rFonts w:ascii="Courier New" w:hAnsi="Courier New" w:hint="default"/>
      </w:rPr>
    </w:lvl>
    <w:lvl w:ilvl="8" w:tplc="0F440520">
      <w:start w:val="1"/>
      <w:numFmt w:val="bullet"/>
      <w:lvlText w:val=""/>
      <w:lvlJc w:val="left"/>
      <w:pPr>
        <w:ind w:left="6480" w:hanging="360"/>
      </w:pPr>
      <w:rPr>
        <w:rFonts w:ascii="Wingdings" w:hAnsi="Wingdings" w:hint="default"/>
      </w:rPr>
    </w:lvl>
  </w:abstractNum>
  <w:abstractNum w:abstractNumId="12" w15:restartNumberingAfterBreak="0">
    <w:nsid w:val="4B7AE963"/>
    <w:multiLevelType w:val="hybridMultilevel"/>
    <w:tmpl w:val="1E586204"/>
    <w:lvl w:ilvl="0" w:tplc="BD6EAA16">
      <w:start w:val="1"/>
      <w:numFmt w:val="bullet"/>
      <w:lvlText w:val=""/>
      <w:lvlJc w:val="left"/>
      <w:pPr>
        <w:ind w:left="720" w:hanging="360"/>
      </w:pPr>
      <w:rPr>
        <w:rFonts w:ascii="Symbol" w:hAnsi="Symbol" w:hint="default"/>
      </w:rPr>
    </w:lvl>
    <w:lvl w:ilvl="1" w:tplc="A7C6F0F8">
      <w:start w:val="1"/>
      <w:numFmt w:val="bullet"/>
      <w:lvlText w:val="o"/>
      <w:lvlJc w:val="left"/>
      <w:pPr>
        <w:ind w:left="1440" w:hanging="360"/>
      </w:pPr>
      <w:rPr>
        <w:rFonts w:ascii="Courier New" w:hAnsi="Courier New" w:hint="default"/>
      </w:rPr>
    </w:lvl>
    <w:lvl w:ilvl="2" w:tplc="2138C120">
      <w:start w:val="1"/>
      <w:numFmt w:val="bullet"/>
      <w:lvlText w:val=""/>
      <w:lvlJc w:val="left"/>
      <w:pPr>
        <w:ind w:left="2160" w:hanging="360"/>
      </w:pPr>
      <w:rPr>
        <w:rFonts w:ascii="Wingdings" w:hAnsi="Wingdings" w:hint="default"/>
      </w:rPr>
    </w:lvl>
    <w:lvl w:ilvl="3" w:tplc="807EE2F0">
      <w:start w:val="1"/>
      <w:numFmt w:val="bullet"/>
      <w:lvlText w:val=""/>
      <w:lvlJc w:val="left"/>
      <w:pPr>
        <w:ind w:left="2880" w:hanging="360"/>
      </w:pPr>
      <w:rPr>
        <w:rFonts w:ascii="Symbol" w:hAnsi="Symbol" w:hint="default"/>
      </w:rPr>
    </w:lvl>
    <w:lvl w:ilvl="4" w:tplc="A2E0D65E">
      <w:start w:val="1"/>
      <w:numFmt w:val="bullet"/>
      <w:lvlText w:val="o"/>
      <w:lvlJc w:val="left"/>
      <w:pPr>
        <w:ind w:left="3600" w:hanging="360"/>
      </w:pPr>
      <w:rPr>
        <w:rFonts w:ascii="Courier New" w:hAnsi="Courier New" w:hint="default"/>
      </w:rPr>
    </w:lvl>
    <w:lvl w:ilvl="5" w:tplc="8D16EF5A">
      <w:start w:val="1"/>
      <w:numFmt w:val="bullet"/>
      <w:lvlText w:val=""/>
      <w:lvlJc w:val="left"/>
      <w:pPr>
        <w:ind w:left="4320" w:hanging="360"/>
      </w:pPr>
      <w:rPr>
        <w:rFonts w:ascii="Wingdings" w:hAnsi="Wingdings" w:hint="default"/>
      </w:rPr>
    </w:lvl>
    <w:lvl w:ilvl="6" w:tplc="115C692C">
      <w:start w:val="1"/>
      <w:numFmt w:val="bullet"/>
      <w:lvlText w:val=""/>
      <w:lvlJc w:val="left"/>
      <w:pPr>
        <w:ind w:left="5040" w:hanging="360"/>
      </w:pPr>
      <w:rPr>
        <w:rFonts w:ascii="Symbol" w:hAnsi="Symbol" w:hint="default"/>
      </w:rPr>
    </w:lvl>
    <w:lvl w:ilvl="7" w:tplc="4EAA37CE">
      <w:start w:val="1"/>
      <w:numFmt w:val="bullet"/>
      <w:lvlText w:val="o"/>
      <w:lvlJc w:val="left"/>
      <w:pPr>
        <w:ind w:left="5760" w:hanging="360"/>
      </w:pPr>
      <w:rPr>
        <w:rFonts w:ascii="Courier New" w:hAnsi="Courier New" w:hint="default"/>
      </w:rPr>
    </w:lvl>
    <w:lvl w:ilvl="8" w:tplc="5C6E85EE">
      <w:start w:val="1"/>
      <w:numFmt w:val="bullet"/>
      <w:lvlText w:val=""/>
      <w:lvlJc w:val="left"/>
      <w:pPr>
        <w:ind w:left="6480" w:hanging="360"/>
      </w:pPr>
      <w:rPr>
        <w:rFonts w:ascii="Wingdings" w:hAnsi="Wingdings" w:hint="default"/>
      </w:rPr>
    </w:lvl>
  </w:abstractNum>
  <w:abstractNum w:abstractNumId="13" w15:restartNumberingAfterBreak="0">
    <w:nsid w:val="596D9B3A"/>
    <w:multiLevelType w:val="hybridMultilevel"/>
    <w:tmpl w:val="611CF228"/>
    <w:lvl w:ilvl="0" w:tplc="6966F3A0">
      <w:start w:val="1"/>
      <w:numFmt w:val="bullet"/>
      <w:lvlText w:val=""/>
      <w:lvlJc w:val="left"/>
      <w:pPr>
        <w:ind w:left="720" w:hanging="360"/>
      </w:pPr>
      <w:rPr>
        <w:rFonts w:ascii="Symbol" w:hAnsi="Symbol" w:hint="default"/>
      </w:rPr>
    </w:lvl>
    <w:lvl w:ilvl="1" w:tplc="0154711A">
      <w:start w:val="1"/>
      <w:numFmt w:val="bullet"/>
      <w:lvlText w:val="o"/>
      <w:lvlJc w:val="left"/>
      <w:pPr>
        <w:ind w:left="1440" w:hanging="360"/>
      </w:pPr>
      <w:rPr>
        <w:rFonts w:ascii="Courier New" w:hAnsi="Courier New" w:hint="default"/>
      </w:rPr>
    </w:lvl>
    <w:lvl w:ilvl="2" w:tplc="4BE05032">
      <w:start w:val="1"/>
      <w:numFmt w:val="bullet"/>
      <w:lvlText w:val=""/>
      <w:lvlJc w:val="left"/>
      <w:pPr>
        <w:ind w:left="2160" w:hanging="360"/>
      </w:pPr>
      <w:rPr>
        <w:rFonts w:ascii="Wingdings" w:hAnsi="Wingdings" w:hint="default"/>
      </w:rPr>
    </w:lvl>
    <w:lvl w:ilvl="3" w:tplc="F7ECC858">
      <w:start w:val="1"/>
      <w:numFmt w:val="bullet"/>
      <w:lvlText w:val=""/>
      <w:lvlJc w:val="left"/>
      <w:pPr>
        <w:ind w:left="2880" w:hanging="360"/>
      </w:pPr>
      <w:rPr>
        <w:rFonts w:ascii="Symbol" w:hAnsi="Symbol" w:hint="default"/>
      </w:rPr>
    </w:lvl>
    <w:lvl w:ilvl="4" w:tplc="758292AA">
      <w:start w:val="1"/>
      <w:numFmt w:val="bullet"/>
      <w:lvlText w:val="o"/>
      <w:lvlJc w:val="left"/>
      <w:pPr>
        <w:ind w:left="3600" w:hanging="360"/>
      </w:pPr>
      <w:rPr>
        <w:rFonts w:ascii="Courier New" w:hAnsi="Courier New" w:hint="default"/>
      </w:rPr>
    </w:lvl>
    <w:lvl w:ilvl="5" w:tplc="F4C0F934">
      <w:start w:val="1"/>
      <w:numFmt w:val="bullet"/>
      <w:lvlText w:val=""/>
      <w:lvlJc w:val="left"/>
      <w:pPr>
        <w:ind w:left="4320" w:hanging="360"/>
      </w:pPr>
      <w:rPr>
        <w:rFonts w:ascii="Wingdings" w:hAnsi="Wingdings" w:hint="default"/>
      </w:rPr>
    </w:lvl>
    <w:lvl w:ilvl="6" w:tplc="D9BA3A22">
      <w:start w:val="1"/>
      <w:numFmt w:val="bullet"/>
      <w:lvlText w:val=""/>
      <w:lvlJc w:val="left"/>
      <w:pPr>
        <w:ind w:left="5040" w:hanging="360"/>
      </w:pPr>
      <w:rPr>
        <w:rFonts w:ascii="Symbol" w:hAnsi="Symbol" w:hint="default"/>
      </w:rPr>
    </w:lvl>
    <w:lvl w:ilvl="7" w:tplc="9B7A0220">
      <w:start w:val="1"/>
      <w:numFmt w:val="bullet"/>
      <w:lvlText w:val="o"/>
      <w:lvlJc w:val="left"/>
      <w:pPr>
        <w:ind w:left="5760" w:hanging="360"/>
      </w:pPr>
      <w:rPr>
        <w:rFonts w:ascii="Courier New" w:hAnsi="Courier New" w:hint="default"/>
      </w:rPr>
    </w:lvl>
    <w:lvl w:ilvl="8" w:tplc="E494BE74">
      <w:start w:val="1"/>
      <w:numFmt w:val="bullet"/>
      <w:lvlText w:val=""/>
      <w:lvlJc w:val="left"/>
      <w:pPr>
        <w:ind w:left="6480" w:hanging="360"/>
      </w:pPr>
      <w:rPr>
        <w:rFonts w:ascii="Wingdings" w:hAnsi="Wingdings" w:hint="default"/>
      </w:rPr>
    </w:lvl>
  </w:abstractNum>
  <w:abstractNum w:abstractNumId="14" w15:restartNumberingAfterBreak="0">
    <w:nsid w:val="626100BF"/>
    <w:multiLevelType w:val="hybridMultilevel"/>
    <w:tmpl w:val="0C3CBFB0"/>
    <w:lvl w:ilvl="0" w:tplc="7654E49C">
      <w:start w:val="1"/>
      <w:numFmt w:val="bullet"/>
      <w:lvlText w:val=""/>
      <w:lvlJc w:val="left"/>
      <w:pPr>
        <w:ind w:left="720" w:hanging="360"/>
      </w:pPr>
      <w:rPr>
        <w:rFonts w:ascii="Symbol" w:hAnsi="Symbol" w:hint="default"/>
      </w:rPr>
    </w:lvl>
    <w:lvl w:ilvl="1" w:tplc="DF7AF844">
      <w:start w:val="1"/>
      <w:numFmt w:val="bullet"/>
      <w:lvlText w:val="o"/>
      <w:lvlJc w:val="left"/>
      <w:pPr>
        <w:ind w:left="1440" w:hanging="360"/>
      </w:pPr>
      <w:rPr>
        <w:rFonts w:ascii="Courier New" w:hAnsi="Courier New" w:hint="default"/>
      </w:rPr>
    </w:lvl>
    <w:lvl w:ilvl="2" w:tplc="06B6F440">
      <w:start w:val="1"/>
      <w:numFmt w:val="bullet"/>
      <w:lvlText w:val=""/>
      <w:lvlJc w:val="left"/>
      <w:pPr>
        <w:ind w:left="2160" w:hanging="360"/>
      </w:pPr>
      <w:rPr>
        <w:rFonts w:ascii="Wingdings" w:hAnsi="Wingdings" w:hint="default"/>
      </w:rPr>
    </w:lvl>
    <w:lvl w:ilvl="3" w:tplc="D3CA7828">
      <w:start w:val="1"/>
      <w:numFmt w:val="bullet"/>
      <w:lvlText w:val=""/>
      <w:lvlJc w:val="left"/>
      <w:pPr>
        <w:ind w:left="2880" w:hanging="360"/>
      </w:pPr>
      <w:rPr>
        <w:rFonts w:ascii="Symbol" w:hAnsi="Symbol" w:hint="default"/>
      </w:rPr>
    </w:lvl>
    <w:lvl w:ilvl="4" w:tplc="1ADA8074">
      <w:start w:val="1"/>
      <w:numFmt w:val="bullet"/>
      <w:lvlText w:val="o"/>
      <w:lvlJc w:val="left"/>
      <w:pPr>
        <w:ind w:left="3600" w:hanging="360"/>
      </w:pPr>
      <w:rPr>
        <w:rFonts w:ascii="Courier New" w:hAnsi="Courier New" w:hint="default"/>
      </w:rPr>
    </w:lvl>
    <w:lvl w:ilvl="5" w:tplc="42F6659A">
      <w:start w:val="1"/>
      <w:numFmt w:val="bullet"/>
      <w:lvlText w:val=""/>
      <w:lvlJc w:val="left"/>
      <w:pPr>
        <w:ind w:left="4320" w:hanging="360"/>
      </w:pPr>
      <w:rPr>
        <w:rFonts w:ascii="Wingdings" w:hAnsi="Wingdings" w:hint="default"/>
      </w:rPr>
    </w:lvl>
    <w:lvl w:ilvl="6" w:tplc="5BECEE0A">
      <w:start w:val="1"/>
      <w:numFmt w:val="bullet"/>
      <w:lvlText w:val=""/>
      <w:lvlJc w:val="left"/>
      <w:pPr>
        <w:ind w:left="5040" w:hanging="360"/>
      </w:pPr>
      <w:rPr>
        <w:rFonts w:ascii="Symbol" w:hAnsi="Symbol" w:hint="default"/>
      </w:rPr>
    </w:lvl>
    <w:lvl w:ilvl="7" w:tplc="AE768D5C">
      <w:start w:val="1"/>
      <w:numFmt w:val="bullet"/>
      <w:lvlText w:val="o"/>
      <w:lvlJc w:val="left"/>
      <w:pPr>
        <w:ind w:left="5760" w:hanging="360"/>
      </w:pPr>
      <w:rPr>
        <w:rFonts w:ascii="Courier New" w:hAnsi="Courier New" w:hint="default"/>
      </w:rPr>
    </w:lvl>
    <w:lvl w:ilvl="8" w:tplc="78920742">
      <w:start w:val="1"/>
      <w:numFmt w:val="bullet"/>
      <w:lvlText w:val=""/>
      <w:lvlJc w:val="left"/>
      <w:pPr>
        <w:ind w:left="6480" w:hanging="360"/>
      </w:pPr>
      <w:rPr>
        <w:rFonts w:ascii="Wingdings" w:hAnsi="Wingdings" w:hint="default"/>
      </w:rPr>
    </w:lvl>
  </w:abstractNum>
  <w:abstractNum w:abstractNumId="15" w15:restartNumberingAfterBreak="0">
    <w:nsid w:val="64017EB1"/>
    <w:multiLevelType w:val="hybridMultilevel"/>
    <w:tmpl w:val="618E1458"/>
    <w:lvl w:ilvl="0" w:tplc="D8A48818">
      <w:start w:val="1"/>
      <w:numFmt w:val="bullet"/>
      <w:lvlText w:val=""/>
      <w:lvlJc w:val="left"/>
      <w:pPr>
        <w:ind w:left="720" w:hanging="360"/>
      </w:pPr>
      <w:rPr>
        <w:rFonts w:ascii="Symbol" w:hAnsi="Symbol" w:hint="default"/>
      </w:rPr>
    </w:lvl>
    <w:lvl w:ilvl="1" w:tplc="9FF89484">
      <w:start w:val="1"/>
      <w:numFmt w:val="bullet"/>
      <w:lvlText w:val="o"/>
      <w:lvlJc w:val="left"/>
      <w:pPr>
        <w:ind w:left="1440" w:hanging="360"/>
      </w:pPr>
      <w:rPr>
        <w:rFonts w:ascii="Courier New" w:hAnsi="Courier New" w:hint="default"/>
      </w:rPr>
    </w:lvl>
    <w:lvl w:ilvl="2" w:tplc="2CE4982E">
      <w:start w:val="1"/>
      <w:numFmt w:val="bullet"/>
      <w:lvlText w:val=""/>
      <w:lvlJc w:val="left"/>
      <w:pPr>
        <w:ind w:left="2160" w:hanging="360"/>
      </w:pPr>
      <w:rPr>
        <w:rFonts w:ascii="Wingdings" w:hAnsi="Wingdings" w:hint="default"/>
      </w:rPr>
    </w:lvl>
    <w:lvl w:ilvl="3" w:tplc="C9426230">
      <w:start w:val="1"/>
      <w:numFmt w:val="bullet"/>
      <w:lvlText w:val=""/>
      <w:lvlJc w:val="left"/>
      <w:pPr>
        <w:ind w:left="2880" w:hanging="360"/>
      </w:pPr>
      <w:rPr>
        <w:rFonts w:ascii="Symbol" w:hAnsi="Symbol" w:hint="default"/>
      </w:rPr>
    </w:lvl>
    <w:lvl w:ilvl="4" w:tplc="645C8A60">
      <w:start w:val="1"/>
      <w:numFmt w:val="bullet"/>
      <w:lvlText w:val="o"/>
      <w:lvlJc w:val="left"/>
      <w:pPr>
        <w:ind w:left="3600" w:hanging="360"/>
      </w:pPr>
      <w:rPr>
        <w:rFonts w:ascii="Courier New" w:hAnsi="Courier New" w:hint="default"/>
      </w:rPr>
    </w:lvl>
    <w:lvl w:ilvl="5" w:tplc="08C618A2">
      <w:start w:val="1"/>
      <w:numFmt w:val="bullet"/>
      <w:lvlText w:val=""/>
      <w:lvlJc w:val="left"/>
      <w:pPr>
        <w:ind w:left="4320" w:hanging="360"/>
      </w:pPr>
      <w:rPr>
        <w:rFonts w:ascii="Wingdings" w:hAnsi="Wingdings" w:hint="default"/>
      </w:rPr>
    </w:lvl>
    <w:lvl w:ilvl="6" w:tplc="78B65EFE">
      <w:start w:val="1"/>
      <w:numFmt w:val="bullet"/>
      <w:lvlText w:val=""/>
      <w:lvlJc w:val="left"/>
      <w:pPr>
        <w:ind w:left="5040" w:hanging="360"/>
      </w:pPr>
      <w:rPr>
        <w:rFonts w:ascii="Symbol" w:hAnsi="Symbol" w:hint="default"/>
      </w:rPr>
    </w:lvl>
    <w:lvl w:ilvl="7" w:tplc="9C32A624">
      <w:start w:val="1"/>
      <w:numFmt w:val="bullet"/>
      <w:lvlText w:val="o"/>
      <w:lvlJc w:val="left"/>
      <w:pPr>
        <w:ind w:left="5760" w:hanging="360"/>
      </w:pPr>
      <w:rPr>
        <w:rFonts w:ascii="Courier New" w:hAnsi="Courier New" w:hint="default"/>
      </w:rPr>
    </w:lvl>
    <w:lvl w:ilvl="8" w:tplc="470C0CB0">
      <w:start w:val="1"/>
      <w:numFmt w:val="bullet"/>
      <w:lvlText w:val=""/>
      <w:lvlJc w:val="left"/>
      <w:pPr>
        <w:ind w:left="6480" w:hanging="360"/>
      </w:pPr>
      <w:rPr>
        <w:rFonts w:ascii="Wingdings" w:hAnsi="Wingdings" w:hint="default"/>
      </w:rPr>
    </w:lvl>
  </w:abstractNum>
  <w:abstractNum w:abstractNumId="16" w15:restartNumberingAfterBreak="0">
    <w:nsid w:val="691DC8B1"/>
    <w:multiLevelType w:val="hybridMultilevel"/>
    <w:tmpl w:val="31829AC2"/>
    <w:lvl w:ilvl="0" w:tplc="99E69E72">
      <w:start w:val="1"/>
      <w:numFmt w:val="bullet"/>
      <w:lvlText w:val=""/>
      <w:lvlJc w:val="left"/>
      <w:pPr>
        <w:ind w:left="720" w:hanging="360"/>
      </w:pPr>
      <w:rPr>
        <w:rFonts w:ascii="Symbol" w:hAnsi="Symbol" w:hint="default"/>
      </w:rPr>
    </w:lvl>
    <w:lvl w:ilvl="1" w:tplc="1F26687A">
      <w:start w:val="1"/>
      <w:numFmt w:val="bullet"/>
      <w:lvlText w:val="o"/>
      <w:lvlJc w:val="left"/>
      <w:pPr>
        <w:ind w:left="1440" w:hanging="360"/>
      </w:pPr>
      <w:rPr>
        <w:rFonts w:ascii="Courier New" w:hAnsi="Courier New" w:hint="default"/>
      </w:rPr>
    </w:lvl>
    <w:lvl w:ilvl="2" w:tplc="8684E3D0">
      <w:start w:val="1"/>
      <w:numFmt w:val="bullet"/>
      <w:lvlText w:val=""/>
      <w:lvlJc w:val="left"/>
      <w:pPr>
        <w:ind w:left="2160" w:hanging="360"/>
      </w:pPr>
      <w:rPr>
        <w:rFonts w:ascii="Wingdings" w:hAnsi="Wingdings" w:hint="default"/>
      </w:rPr>
    </w:lvl>
    <w:lvl w:ilvl="3" w:tplc="4F083A6E">
      <w:start w:val="1"/>
      <w:numFmt w:val="bullet"/>
      <w:lvlText w:val=""/>
      <w:lvlJc w:val="left"/>
      <w:pPr>
        <w:ind w:left="2880" w:hanging="360"/>
      </w:pPr>
      <w:rPr>
        <w:rFonts w:ascii="Symbol" w:hAnsi="Symbol" w:hint="default"/>
      </w:rPr>
    </w:lvl>
    <w:lvl w:ilvl="4" w:tplc="E0BAE44E">
      <w:start w:val="1"/>
      <w:numFmt w:val="bullet"/>
      <w:lvlText w:val="o"/>
      <w:lvlJc w:val="left"/>
      <w:pPr>
        <w:ind w:left="3600" w:hanging="360"/>
      </w:pPr>
      <w:rPr>
        <w:rFonts w:ascii="Courier New" w:hAnsi="Courier New" w:hint="default"/>
      </w:rPr>
    </w:lvl>
    <w:lvl w:ilvl="5" w:tplc="330EEF82">
      <w:start w:val="1"/>
      <w:numFmt w:val="bullet"/>
      <w:lvlText w:val=""/>
      <w:lvlJc w:val="left"/>
      <w:pPr>
        <w:ind w:left="4320" w:hanging="360"/>
      </w:pPr>
      <w:rPr>
        <w:rFonts w:ascii="Wingdings" w:hAnsi="Wingdings" w:hint="default"/>
      </w:rPr>
    </w:lvl>
    <w:lvl w:ilvl="6" w:tplc="DCB0C8F2">
      <w:start w:val="1"/>
      <w:numFmt w:val="bullet"/>
      <w:lvlText w:val=""/>
      <w:lvlJc w:val="left"/>
      <w:pPr>
        <w:ind w:left="5040" w:hanging="360"/>
      </w:pPr>
      <w:rPr>
        <w:rFonts w:ascii="Symbol" w:hAnsi="Symbol" w:hint="default"/>
      </w:rPr>
    </w:lvl>
    <w:lvl w:ilvl="7" w:tplc="65F60D70">
      <w:start w:val="1"/>
      <w:numFmt w:val="bullet"/>
      <w:lvlText w:val="o"/>
      <w:lvlJc w:val="left"/>
      <w:pPr>
        <w:ind w:left="5760" w:hanging="360"/>
      </w:pPr>
      <w:rPr>
        <w:rFonts w:ascii="Courier New" w:hAnsi="Courier New" w:hint="default"/>
      </w:rPr>
    </w:lvl>
    <w:lvl w:ilvl="8" w:tplc="DD6282C4">
      <w:start w:val="1"/>
      <w:numFmt w:val="bullet"/>
      <w:lvlText w:val=""/>
      <w:lvlJc w:val="left"/>
      <w:pPr>
        <w:ind w:left="6480" w:hanging="360"/>
      </w:pPr>
      <w:rPr>
        <w:rFonts w:ascii="Wingdings" w:hAnsi="Wingdings" w:hint="default"/>
      </w:rPr>
    </w:lvl>
  </w:abstractNum>
  <w:abstractNum w:abstractNumId="17" w15:restartNumberingAfterBreak="0">
    <w:nsid w:val="6C910E30"/>
    <w:multiLevelType w:val="hybridMultilevel"/>
    <w:tmpl w:val="4418B4E0"/>
    <w:lvl w:ilvl="0" w:tplc="6DB8CEEE">
      <w:start w:val="1"/>
      <w:numFmt w:val="upperRoman"/>
      <w:lvlText w:val="%1."/>
      <w:lvlJc w:val="left"/>
      <w:pPr>
        <w:ind w:left="720" w:hanging="360"/>
      </w:pPr>
    </w:lvl>
    <w:lvl w:ilvl="1" w:tplc="F59CE914">
      <w:start w:val="1"/>
      <w:numFmt w:val="lowerLetter"/>
      <w:lvlText w:val="%2."/>
      <w:lvlJc w:val="left"/>
      <w:pPr>
        <w:ind w:left="1440" w:hanging="360"/>
      </w:pPr>
    </w:lvl>
    <w:lvl w:ilvl="2" w:tplc="30CC5D76">
      <w:start w:val="1"/>
      <w:numFmt w:val="lowerRoman"/>
      <w:lvlText w:val="%3."/>
      <w:lvlJc w:val="right"/>
      <w:pPr>
        <w:ind w:left="2160" w:hanging="180"/>
      </w:pPr>
    </w:lvl>
    <w:lvl w:ilvl="3" w:tplc="EE52854E">
      <w:start w:val="1"/>
      <w:numFmt w:val="decimal"/>
      <w:lvlText w:val="%4."/>
      <w:lvlJc w:val="left"/>
      <w:pPr>
        <w:ind w:left="2880" w:hanging="360"/>
      </w:pPr>
    </w:lvl>
    <w:lvl w:ilvl="4" w:tplc="966C4D3A">
      <w:start w:val="1"/>
      <w:numFmt w:val="lowerLetter"/>
      <w:lvlText w:val="%5."/>
      <w:lvlJc w:val="left"/>
      <w:pPr>
        <w:ind w:left="3600" w:hanging="360"/>
      </w:pPr>
    </w:lvl>
    <w:lvl w:ilvl="5" w:tplc="3300F568">
      <w:start w:val="1"/>
      <w:numFmt w:val="lowerRoman"/>
      <w:lvlText w:val="%6."/>
      <w:lvlJc w:val="right"/>
      <w:pPr>
        <w:ind w:left="4320" w:hanging="180"/>
      </w:pPr>
    </w:lvl>
    <w:lvl w:ilvl="6" w:tplc="47282526">
      <w:start w:val="1"/>
      <w:numFmt w:val="decimal"/>
      <w:lvlText w:val="%7."/>
      <w:lvlJc w:val="left"/>
      <w:pPr>
        <w:ind w:left="5040" w:hanging="360"/>
      </w:pPr>
    </w:lvl>
    <w:lvl w:ilvl="7" w:tplc="69844A28">
      <w:start w:val="1"/>
      <w:numFmt w:val="lowerLetter"/>
      <w:lvlText w:val="%8."/>
      <w:lvlJc w:val="left"/>
      <w:pPr>
        <w:ind w:left="5760" w:hanging="360"/>
      </w:pPr>
    </w:lvl>
    <w:lvl w:ilvl="8" w:tplc="34B8D964">
      <w:start w:val="1"/>
      <w:numFmt w:val="lowerRoman"/>
      <w:lvlText w:val="%9."/>
      <w:lvlJc w:val="right"/>
      <w:pPr>
        <w:ind w:left="6480" w:hanging="180"/>
      </w:pPr>
    </w:lvl>
  </w:abstractNum>
  <w:abstractNum w:abstractNumId="18" w15:restartNumberingAfterBreak="0">
    <w:nsid w:val="6D8BB783"/>
    <w:multiLevelType w:val="hybridMultilevel"/>
    <w:tmpl w:val="0E5E8416"/>
    <w:lvl w:ilvl="0" w:tplc="C0A28B9C">
      <w:start w:val="1"/>
      <w:numFmt w:val="bullet"/>
      <w:lvlText w:val=""/>
      <w:lvlJc w:val="left"/>
      <w:pPr>
        <w:ind w:left="720" w:hanging="360"/>
      </w:pPr>
      <w:rPr>
        <w:rFonts w:ascii="Symbol" w:hAnsi="Symbol" w:hint="default"/>
      </w:rPr>
    </w:lvl>
    <w:lvl w:ilvl="1" w:tplc="45808FF0">
      <w:start w:val="1"/>
      <w:numFmt w:val="bullet"/>
      <w:lvlText w:val="o"/>
      <w:lvlJc w:val="left"/>
      <w:pPr>
        <w:ind w:left="1440" w:hanging="360"/>
      </w:pPr>
      <w:rPr>
        <w:rFonts w:ascii="Courier New" w:hAnsi="Courier New" w:hint="default"/>
      </w:rPr>
    </w:lvl>
    <w:lvl w:ilvl="2" w:tplc="79A8B024">
      <w:start w:val="1"/>
      <w:numFmt w:val="bullet"/>
      <w:lvlText w:val=""/>
      <w:lvlJc w:val="left"/>
      <w:pPr>
        <w:ind w:left="2160" w:hanging="360"/>
      </w:pPr>
      <w:rPr>
        <w:rFonts w:ascii="Wingdings" w:hAnsi="Wingdings" w:hint="default"/>
      </w:rPr>
    </w:lvl>
    <w:lvl w:ilvl="3" w:tplc="D5CA3A3E">
      <w:start w:val="1"/>
      <w:numFmt w:val="bullet"/>
      <w:lvlText w:val=""/>
      <w:lvlJc w:val="left"/>
      <w:pPr>
        <w:ind w:left="2880" w:hanging="360"/>
      </w:pPr>
      <w:rPr>
        <w:rFonts w:ascii="Symbol" w:hAnsi="Symbol" w:hint="default"/>
      </w:rPr>
    </w:lvl>
    <w:lvl w:ilvl="4" w:tplc="DF36CB16">
      <w:start w:val="1"/>
      <w:numFmt w:val="bullet"/>
      <w:lvlText w:val="o"/>
      <w:lvlJc w:val="left"/>
      <w:pPr>
        <w:ind w:left="3600" w:hanging="360"/>
      </w:pPr>
      <w:rPr>
        <w:rFonts w:ascii="Courier New" w:hAnsi="Courier New" w:hint="default"/>
      </w:rPr>
    </w:lvl>
    <w:lvl w:ilvl="5" w:tplc="AEA44D1E">
      <w:start w:val="1"/>
      <w:numFmt w:val="bullet"/>
      <w:lvlText w:val=""/>
      <w:lvlJc w:val="left"/>
      <w:pPr>
        <w:ind w:left="4320" w:hanging="360"/>
      </w:pPr>
      <w:rPr>
        <w:rFonts w:ascii="Wingdings" w:hAnsi="Wingdings" w:hint="default"/>
      </w:rPr>
    </w:lvl>
    <w:lvl w:ilvl="6" w:tplc="F7FC2854">
      <w:start w:val="1"/>
      <w:numFmt w:val="bullet"/>
      <w:lvlText w:val=""/>
      <w:lvlJc w:val="left"/>
      <w:pPr>
        <w:ind w:left="5040" w:hanging="360"/>
      </w:pPr>
      <w:rPr>
        <w:rFonts w:ascii="Symbol" w:hAnsi="Symbol" w:hint="default"/>
      </w:rPr>
    </w:lvl>
    <w:lvl w:ilvl="7" w:tplc="817C0196">
      <w:start w:val="1"/>
      <w:numFmt w:val="bullet"/>
      <w:lvlText w:val="o"/>
      <w:lvlJc w:val="left"/>
      <w:pPr>
        <w:ind w:left="5760" w:hanging="360"/>
      </w:pPr>
      <w:rPr>
        <w:rFonts w:ascii="Courier New" w:hAnsi="Courier New" w:hint="default"/>
      </w:rPr>
    </w:lvl>
    <w:lvl w:ilvl="8" w:tplc="440CCEE4">
      <w:start w:val="1"/>
      <w:numFmt w:val="bullet"/>
      <w:lvlText w:val=""/>
      <w:lvlJc w:val="left"/>
      <w:pPr>
        <w:ind w:left="6480" w:hanging="360"/>
      </w:pPr>
      <w:rPr>
        <w:rFonts w:ascii="Wingdings" w:hAnsi="Wingdings" w:hint="default"/>
      </w:rPr>
    </w:lvl>
  </w:abstractNum>
  <w:abstractNum w:abstractNumId="19" w15:restartNumberingAfterBreak="0">
    <w:nsid w:val="75B4D42E"/>
    <w:multiLevelType w:val="hybridMultilevel"/>
    <w:tmpl w:val="0CEC1746"/>
    <w:lvl w:ilvl="0" w:tplc="5D424450">
      <w:start w:val="1"/>
      <w:numFmt w:val="bullet"/>
      <w:lvlText w:val=""/>
      <w:lvlJc w:val="left"/>
      <w:pPr>
        <w:ind w:left="720" w:hanging="360"/>
      </w:pPr>
      <w:rPr>
        <w:rFonts w:ascii="Symbol" w:hAnsi="Symbol" w:hint="default"/>
      </w:rPr>
    </w:lvl>
    <w:lvl w:ilvl="1" w:tplc="095C4CA6">
      <w:start w:val="1"/>
      <w:numFmt w:val="bullet"/>
      <w:lvlText w:val="o"/>
      <w:lvlJc w:val="left"/>
      <w:pPr>
        <w:ind w:left="1440" w:hanging="360"/>
      </w:pPr>
      <w:rPr>
        <w:rFonts w:ascii="Courier New" w:hAnsi="Courier New" w:hint="default"/>
      </w:rPr>
    </w:lvl>
    <w:lvl w:ilvl="2" w:tplc="CF0E0350">
      <w:start w:val="1"/>
      <w:numFmt w:val="bullet"/>
      <w:lvlText w:val=""/>
      <w:lvlJc w:val="left"/>
      <w:pPr>
        <w:ind w:left="2160" w:hanging="360"/>
      </w:pPr>
      <w:rPr>
        <w:rFonts w:ascii="Wingdings" w:hAnsi="Wingdings" w:hint="default"/>
      </w:rPr>
    </w:lvl>
    <w:lvl w:ilvl="3" w:tplc="8C007C0E">
      <w:start w:val="1"/>
      <w:numFmt w:val="bullet"/>
      <w:lvlText w:val=""/>
      <w:lvlJc w:val="left"/>
      <w:pPr>
        <w:ind w:left="2880" w:hanging="360"/>
      </w:pPr>
      <w:rPr>
        <w:rFonts w:ascii="Symbol" w:hAnsi="Symbol" w:hint="default"/>
      </w:rPr>
    </w:lvl>
    <w:lvl w:ilvl="4" w:tplc="C5F4CF36">
      <w:start w:val="1"/>
      <w:numFmt w:val="bullet"/>
      <w:lvlText w:val="o"/>
      <w:lvlJc w:val="left"/>
      <w:pPr>
        <w:ind w:left="3600" w:hanging="360"/>
      </w:pPr>
      <w:rPr>
        <w:rFonts w:ascii="Courier New" w:hAnsi="Courier New" w:hint="default"/>
      </w:rPr>
    </w:lvl>
    <w:lvl w:ilvl="5" w:tplc="DE90B9C8">
      <w:start w:val="1"/>
      <w:numFmt w:val="bullet"/>
      <w:lvlText w:val=""/>
      <w:lvlJc w:val="left"/>
      <w:pPr>
        <w:ind w:left="4320" w:hanging="360"/>
      </w:pPr>
      <w:rPr>
        <w:rFonts w:ascii="Wingdings" w:hAnsi="Wingdings" w:hint="default"/>
      </w:rPr>
    </w:lvl>
    <w:lvl w:ilvl="6" w:tplc="A1A26EE6">
      <w:start w:val="1"/>
      <w:numFmt w:val="bullet"/>
      <w:lvlText w:val=""/>
      <w:lvlJc w:val="left"/>
      <w:pPr>
        <w:ind w:left="5040" w:hanging="360"/>
      </w:pPr>
      <w:rPr>
        <w:rFonts w:ascii="Symbol" w:hAnsi="Symbol" w:hint="default"/>
      </w:rPr>
    </w:lvl>
    <w:lvl w:ilvl="7" w:tplc="F7F8AE46">
      <w:start w:val="1"/>
      <w:numFmt w:val="bullet"/>
      <w:lvlText w:val="o"/>
      <w:lvlJc w:val="left"/>
      <w:pPr>
        <w:ind w:left="5760" w:hanging="360"/>
      </w:pPr>
      <w:rPr>
        <w:rFonts w:ascii="Courier New" w:hAnsi="Courier New" w:hint="default"/>
      </w:rPr>
    </w:lvl>
    <w:lvl w:ilvl="8" w:tplc="3EE65872">
      <w:start w:val="1"/>
      <w:numFmt w:val="bullet"/>
      <w:lvlText w:val=""/>
      <w:lvlJc w:val="left"/>
      <w:pPr>
        <w:ind w:left="6480" w:hanging="360"/>
      </w:pPr>
      <w:rPr>
        <w:rFonts w:ascii="Wingdings" w:hAnsi="Wingdings" w:hint="default"/>
      </w:rPr>
    </w:lvl>
  </w:abstractNum>
  <w:abstractNum w:abstractNumId="20" w15:restartNumberingAfterBreak="0">
    <w:nsid w:val="7AD6F477"/>
    <w:multiLevelType w:val="hybridMultilevel"/>
    <w:tmpl w:val="BBE85E58"/>
    <w:lvl w:ilvl="0" w:tplc="AFB8C070">
      <w:start w:val="1"/>
      <w:numFmt w:val="bullet"/>
      <w:lvlText w:val=""/>
      <w:lvlJc w:val="left"/>
      <w:pPr>
        <w:ind w:left="720" w:hanging="360"/>
      </w:pPr>
      <w:rPr>
        <w:rFonts w:ascii="Symbol" w:hAnsi="Symbol" w:hint="default"/>
      </w:rPr>
    </w:lvl>
    <w:lvl w:ilvl="1" w:tplc="15E8B26C">
      <w:start w:val="1"/>
      <w:numFmt w:val="bullet"/>
      <w:lvlText w:val="o"/>
      <w:lvlJc w:val="left"/>
      <w:pPr>
        <w:ind w:left="1440" w:hanging="360"/>
      </w:pPr>
      <w:rPr>
        <w:rFonts w:ascii="Courier New" w:hAnsi="Courier New" w:hint="default"/>
      </w:rPr>
    </w:lvl>
    <w:lvl w:ilvl="2" w:tplc="4A7622D8">
      <w:start w:val="1"/>
      <w:numFmt w:val="bullet"/>
      <w:lvlText w:val=""/>
      <w:lvlJc w:val="left"/>
      <w:pPr>
        <w:ind w:left="2160" w:hanging="360"/>
      </w:pPr>
      <w:rPr>
        <w:rFonts w:ascii="Wingdings" w:hAnsi="Wingdings" w:hint="default"/>
      </w:rPr>
    </w:lvl>
    <w:lvl w:ilvl="3" w:tplc="FEF2195A">
      <w:start w:val="1"/>
      <w:numFmt w:val="bullet"/>
      <w:lvlText w:val=""/>
      <w:lvlJc w:val="left"/>
      <w:pPr>
        <w:ind w:left="2880" w:hanging="360"/>
      </w:pPr>
      <w:rPr>
        <w:rFonts w:ascii="Symbol" w:hAnsi="Symbol" w:hint="default"/>
      </w:rPr>
    </w:lvl>
    <w:lvl w:ilvl="4" w:tplc="FAF6385A">
      <w:start w:val="1"/>
      <w:numFmt w:val="bullet"/>
      <w:lvlText w:val="o"/>
      <w:lvlJc w:val="left"/>
      <w:pPr>
        <w:ind w:left="3600" w:hanging="360"/>
      </w:pPr>
      <w:rPr>
        <w:rFonts w:ascii="Courier New" w:hAnsi="Courier New" w:hint="default"/>
      </w:rPr>
    </w:lvl>
    <w:lvl w:ilvl="5" w:tplc="40E275C2">
      <w:start w:val="1"/>
      <w:numFmt w:val="bullet"/>
      <w:lvlText w:val=""/>
      <w:lvlJc w:val="left"/>
      <w:pPr>
        <w:ind w:left="4320" w:hanging="360"/>
      </w:pPr>
      <w:rPr>
        <w:rFonts w:ascii="Wingdings" w:hAnsi="Wingdings" w:hint="default"/>
      </w:rPr>
    </w:lvl>
    <w:lvl w:ilvl="6" w:tplc="065EB184">
      <w:start w:val="1"/>
      <w:numFmt w:val="bullet"/>
      <w:lvlText w:val=""/>
      <w:lvlJc w:val="left"/>
      <w:pPr>
        <w:ind w:left="5040" w:hanging="360"/>
      </w:pPr>
      <w:rPr>
        <w:rFonts w:ascii="Symbol" w:hAnsi="Symbol" w:hint="default"/>
      </w:rPr>
    </w:lvl>
    <w:lvl w:ilvl="7" w:tplc="A3464F36">
      <w:start w:val="1"/>
      <w:numFmt w:val="bullet"/>
      <w:lvlText w:val="o"/>
      <w:lvlJc w:val="left"/>
      <w:pPr>
        <w:ind w:left="5760" w:hanging="360"/>
      </w:pPr>
      <w:rPr>
        <w:rFonts w:ascii="Courier New" w:hAnsi="Courier New" w:hint="default"/>
      </w:rPr>
    </w:lvl>
    <w:lvl w:ilvl="8" w:tplc="4D564AEE">
      <w:start w:val="1"/>
      <w:numFmt w:val="bullet"/>
      <w:lvlText w:val=""/>
      <w:lvlJc w:val="left"/>
      <w:pPr>
        <w:ind w:left="6480" w:hanging="360"/>
      </w:pPr>
      <w:rPr>
        <w:rFonts w:ascii="Wingdings" w:hAnsi="Wingdings" w:hint="default"/>
      </w:rPr>
    </w:lvl>
  </w:abstractNum>
  <w:abstractNum w:abstractNumId="21" w15:restartNumberingAfterBreak="0">
    <w:nsid w:val="7CCBD6A5"/>
    <w:multiLevelType w:val="hybridMultilevel"/>
    <w:tmpl w:val="14DC8514"/>
    <w:lvl w:ilvl="0" w:tplc="D53622AE">
      <w:start w:val="1"/>
      <w:numFmt w:val="upperRoman"/>
      <w:lvlText w:val="%1."/>
      <w:lvlJc w:val="left"/>
      <w:pPr>
        <w:ind w:left="720" w:hanging="360"/>
      </w:pPr>
    </w:lvl>
    <w:lvl w:ilvl="1" w:tplc="DD92D194">
      <w:start w:val="1"/>
      <w:numFmt w:val="lowerLetter"/>
      <w:lvlText w:val="%2."/>
      <w:lvlJc w:val="left"/>
      <w:pPr>
        <w:ind w:left="1440" w:hanging="360"/>
      </w:pPr>
    </w:lvl>
    <w:lvl w:ilvl="2" w:tplc="C8D6566A">
      <w:start w:val="1"/>
      <w:numFmt w:val="lowerRoman"/>
      <w:lvlText w:val="%3."/>
      <w:lvlJc w:val="right"/>
      <w:pPr>
        <w:ind w:left="2160" w:hanging="180"/>
      </w:pPr>
    </w:lvl>
    <w:lvl w:ilvl="3" w:tplc="9D4AA6F0">
      <w:start w:val="1"/>
      <w:numFmt w:val="decimal"/>
      <w:lvlText w:val="%4."/>
      <w:lvlJc w:val="left"/>
      <w:pPr>
        <w:ind w:left="2880" w:hanging="360"/>
      </w:pPr>
    </w:lvl>
    <w:lvl w:ilvl="4" w:tplc="EB722D08">
      <w:start w:val="1"/>
      <w:numFmt w:val="lowerLetter"/>
      <w:lvlText w:val="%5."/>
      <w:lvlJc w:val="left"/>
      <w:pPr>
        <w:ind w:left="3600" w:hanging="360"/>
      </w:pPr>
    </w:lvl>
    <w:lvl w:ilvl="5" w:tplc="FE747010">
      <w:start w:val="1"/>
      <w:numFmt w:val="lowerRoman"/>
      <w:lvlText w:val="%6."/>
      <w:lvlJc w:val="right"/>
      <w:pPr>
        <w:ind w:left="4320" w:hanging="180"/>
      </w:pPr>
    </w:lvl>
    <w:lvl w:ilvl="6" w:tplc="B02886E4">
      <w:start w:val="1"/>
      <w:numFmt w:val="decimal"/>
      <w:lvlText w:val="%7."/>
      <w:lvlJc w:val="left"/>
      <w:pPr>
        <w:ind w:left="5040" w:hanging="360"/>
      </w:pPr>
    </w:lvl>
    <w:lvl w:ilvl="7" w:tplc="414C7124">
      <w:start w:val="1"/>
      <w:numFmt w:val="lowerLetter"/>
      <w:lvlText w:val="%8."/>
      <w:lvlJc w:val="left"/>
      <w:pPr>
        <w:ind w:left="5760" w:hanging="360"/>
      </w:pPr>
    </w:lvl>
    <w:lvl w:ilvl="8" w:tplc="F93AF16C">
      <w:start w:val="1"/>
      <w:numFmt w:val="lowerRoman"/>
      <w:lvlText w:val="%9."/>
      <w:lvlJc w:val="right"/>
      <w:pPr>
        <w:ind w:left="6480" w:hanging="180"/>
      </w:pPr>
    </w:lvl>
  </w:abstractNum>
  <w:num w:numId="1" w16cid:durableId="641809957">
    <w:abstractNumId w:val="17"/>
  </w:num>
  <w:num w:numId="2" w16cid:durableId="1451581933">
    <w:abstractNumId w:val="10"/>
  </w:num>
  <w:num w:numId="3" w16cid:durableId="359896">
    <w:abstractNumId w:val="2"/>
  </w:num>
  <w:num w:numId="4" w16cid:durableId="1338920816">
    <w:abstractNumId w:val="15"/>
  </w:num>
  <w:num w:numId="5" w16cid:durableId="218178415">
    <w:abstractNumId w:val="13"/>
  </w:num>
  <w:num w:numId="6" w16cid:durableId="326833710">
    <w:abstractNumId w:val="12"/>
  </w:num>
  <w:num w:numId="7" w16cid:durableId="513764318">
    <w:abstractNumId w:val="3"/>
  </w:num>
  <w:num w:numId="8" w16cid:durableId="955141867">
    <w:abstractNumId w:val="18"/>
  </w:num>
  <w:num w:numId="9" w16cid:durableId="427623934">
    <w:abstractNumId w:val="9"/>
  </w:num>
  <w:num w:numId="10" w16cid:durableId="758600338">
    <w:abstractNumId w:val="11"/>
  </w:num>
  <w:num w:numId="11" w16cid:durableId="1077098759">
    <w:abstractNumId w:val="20"/>
  </w:num>
  <w:num w:numId="12" w16cid:durableId="306053447">
    <w:abstractNumId w:val="1"/>
  </w:num>
  <w:num w:numId="13" w16cid:durableId="1165584158">
    <w:abstractNumId w:val="4"/>
  </w:num>
  <w:num w:numId="14" w16cid:durableId="699163045">
    <w:abstractNumId w:val="14"/>
  </w:num>
  <w:num w:numId="15" w16cid:durableId="1752851924">
    <w:abstractNumId w:val="19"/>
  </w:num>
  <w:num w:numId="16" w16cid:durableId="1098257786">
    <w:abstractNumId w:val="16"/>
  </w:num>
  <w:num w:numId="17" w16cid:durableId="577444850">
    <w:abstractNumId w:val="21"/>
  </w:num>
  <w:num w:numId="18" w16cid:durableId="1622763263">
    <w:abstractNumId w:val="5"/>
  </w:num>
  <w:num w:numId="19" w16cid:durableId="1625117511">
    <w:abstractNumId w:val="0"/>
  </w:num>
  <w:num w:numId="20" w16cid:durableId="585924520">
    <w:abstractNumId w:val="6"/>
  </w:num>
  <w:num w:numId="21" w16cid:durableId="1436828320">
    <w:abstractNumId w:val="8"/>
  </w:num>
  <w:num w:numId="22" w16cid:durableId="70552118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la Sanchez">
    <w15:presenceInfo w15:providerId="AD" w15:userId="S::sanchezg@brennan.law.nyu.edu::abad8693-bf47-475a-9ade-55130e8ab105"/>
  </w15:person>
  <w15:person w15:author="Rachel Levinson-Waldman">
    <w15:presenceInfo w15:providerId="AD" w15:userId="S::levinsonr@brennan.law.nyu.edu::5a200b1f-37ec-4dc4-8ea9-e1713cae2a1d"/>
  </w15:person>
  <w15:person w15:author="Elisa Miller">
    <w15:presenceInfo w15:providerId="AD" w15:userId="S::millere@brennan.law.nyu.edu::d5e95ab5-f473-4737-8b91-4bf00aabe305"/>
  </w15:person>
  <w15:person w15:author="Matthew Ruppert">
    <w15:presenceInfo w15:providerId="AD" w15:userId="S::ruppertm@brennan.law.nyu.edu::4e75b601-75c9-42ae-af5d-22421f638e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97"/>
    <w:rsid w:val="00001D88"/>
    <w:rsid w:val="00002FBC"/>
    <w:rsid w:val="00011273"/>
    <w:rsid w:val="00021E3F"/>
    <w:rsid w:val="00023D7B"/>
    <w:rsid w:val="00025A2C"/>
    <w:rsid w:val="00027B1B"/>
    <w:rsid w:val="0003030B"/>
    <w:rsid w:val="00042443"/>
    <w:rsid w:val="0004620E"/>
    <w:rsid w:val="00050E16"/>
    <w:rsid w:val="000511A9"/>
    <w:rsid w:val="00062FCC"/>
    <w:rsid w:val="0007375D"/>
    <w:rsid w:val="00081A64"/>
    <w:rsid w:val="000A0C7A"/>
    <w:rsid w:val="000B36B4"/>
    <w:rsid w:val="000C2307"/>
    <w:rsid w:val="000C74BD"/>
    <w:rsid w:val="000E3975"/>
    <w:rsid w:val="000E78F0"/>
    <w:rsid w:val="000F2CA2"/>
    <w:rsid w:val="00121AA2"/>
    <w:rsid w:val="00136E50"/>
    <w:rsid w:val="001468E3"/>
    <w:rsid w:val="0016237D"/>
    <w:rsid w:val="00163468"/>
    <w:rsid w:val="00167A65"/>
    <w:rsid w:val="00173A14"/>
    <w:rsid w:val="001865B4"/>
    <w:rsid w:val="001B26EA"/>
    <w:rsid w:val="001D3B40"/>
    <w:rsid w:val="001E1489"/>
    <w:rsid w:val="001E3C57"/>
    <w:rsid w:val="001E5BEB"/>
    <w:rsid w:val="00217AAD"/>
    <w:rsid w:val="00220CBA"/>
    <w:rsid w:val="00225740"/>
    <w:rsid w:val="00236414"/>
    <w:rsid w:val="00242C69"/>
    <w:rsid w:val="00253E50"/>
    <w:rsid w:val="00262829"/>
    <w:rsid w:val="002661E1"/>
    <w:rsid w:val="00266B0C"/>
    <w:rsid w:val="00271D73"/>
    <w:rsid w:val="0027294C"/>
    <w:rsid w:val="00281CC8"/>
    <w:rsid w:val="00286976"/>
    <w:rsid w:val="002A7411"/>
    <w:rsid w:val="002C1746"/>
    <w:rsid w:val="002D367B"/>
    <w:rsid w:val="002E1CF6"/>
    <w:rsid w:val="002E418D"/>
    <w:rsid w:val="002F3C48"/>
    <w:rsid w:val="00303FD6"/>
    <w:rsid w:val="0033289A"/>
    <w:rsid w:val="0033408C"/>
    <w:rsid w:val="0034254A"/>
    <w:rsid w:val="00354F88"/>
    <w:rsid w:val="00355AC7"/>
    <w:rsid w:val="00355CBD"/>
    <w:rsid w:val="00356A02"/>
    <w:rsid w:val="0036046C"/>
    <w:rsid w:val="00367997"/>
    <w:rsid w:val="00381A94"/>
    <w:rsid w:val="0038629C"/>
    <w:rsid w:val="00390ED8"/>
    <w:rsid w:val="003C1861"/>
    <w:rsid w:val="003C3F07"/>
    <w:rsid w:val="003D5369"/>
    <w:rsid w:val="003D7D7D"/>
    <w:rsid w:val="003D7E70"/>
    <w:rsid w:val="004129C4"/>
    <w:rsid w:val="00416885"/>
    <w:rsid w:val="0041730D"/>
    <w:rsid w:val="00422482"/>
    <w:rsid w:val="00434D7B"/>
    <w:rsid w:val="0047205C"/>
    <w:rsid w:val="00486227"/>
    <w:rsid w:val="004A5F92"/>
    <w:rsid w:val="004C0562"/>
    <w:rsid w:val="004E265B"/>
    <w:rsid w:val="004F51D9"/>
    <w:rsid w:val="0051750B"/>
    <w:rsid w:val="0053078D"/>
    <w:rsid w:val="005410BC"/>
    <w:rsid w:val="005711E2"/>
    <w:rsid w:val="00584607"/>
    <w:rsid w:val="005C462E"/>
    <w:rsid w:val="005C67FD"/>
    <w:rsid w:val="006259CA"/>
    <w:rsid w:val="00625EE7"/>
    <w:rsid w:val="0064279C"/>
    <w:rsid w:val="00643EEC"/>
    <w:rsid w:val="00672464"/>
    <w:rsid w:val="00682108"/>
    <w:rsid w:val="006839D2"/>
    <w:rsid w:val="0068464B"/>
    <w:rsid w:val="006911D2"/>
    <w:rsid w:val="006A1B1C"/>
    <w:rsid w:val="006C45EE"/>
    <w:rsid w:val="006D535B"/>
    <w:rsid w:val="006E2761"/>
    <w:rsid w:val="006E7C38"/>
    <w:rsid w:val="00713916"/>
    <w:rsid w:val="007151B8"/>
    <w:rsid w:val="007237D9"/>
    <w:rsid w:val="00730648"/>
    <w:rsid w:val="00746EA6"/>
    <w:rsid w:val="0077724F"/>
    <w:rsid w:val="00784D9D"/>
    <w:rsid w:val="00787639"/>
    <w:rsid w:val="00791828"/>
    <w:rsid w:val="007A0B51"/>
    <w:rsid w:val="007A1F7A"/>
    <w:rsid w:val="007A2085"/>
    <w:rsid w:val="007A2325"/>
    <w:rsid w:val="007A2999"/>
    <w:rsid w:val="007B7F6D"/>
    <w:rsid w:val="007C1DA6"/>
    <w:rsid w:val="007C2944"/>
    <w:rsid w:val="007C2960"/>
    <w:rsid w:val="007D2C5D"/>
    <w:rsid w:val="007D7581"/>
    <w:rsid w:val="007D7B37"/>
    <w:rsid w:val="007E40F7"/>
    <w:rsid w:val="007F7597"/>
    <w:rsid w:val="00804C35"/>
    <w:rsid w:val="00816F5A"/>
    <w:rsid w:val="0083091D"/>
    <w:rsid w:val="00836FEC"/>
    <w:rsid w:val="008465BC"/>
    <w:rsid w:val="008469D3"/>
    <w:rsid w:val="00851FC7"/>
    <w:rsid w:val="008764A1"/>
    <w:rsid w:val="008A3541"/>
    <w:rsid w:val="008A46E3"/>
    <w:rsid w:val="00900A91"/>
    <w:rsid w:val="00925AC1"/>
    <w:rsid w:val="0092688F"/>
    <w:rsid w:val="00982689"/>
    <w:rsid w:val="0099300B"/>
    <w:rsid w:val="009A36EB"/>
    <w:rsid w:val="009B08D8"/>
    <w:rsid w:val="009C51EE"/>
    <w:rsid w:val="009C6B35"/>
    <w:rsid w:val="009E0070"/>
    <w:rsid w:val="009E6A57"/>
    <w:rsid w:val="009F019D"/>
    <w:rsid w:val="009F112C"/>
    <w:rsid w:val="009F5AD4"/>
    <w:rsid w:val="00A01A2B"/>
    <w:rsid w:val="00A14E8B"/>
    <w:rsid w:val="00A15698"/>
    <w:rsid w:val="00A3521D"/>
    <w:rsid w:val="00A4689A"/>
    <w:rsid w:val="00A4780A"/>
    <w:rsid w:val="00A5043E"/>
    <w:rsid w:val="00A50824"/>
    <w:rsid w:val="00A51357"/>
    <w:rsid w:val="00A53E9C"/>
    <w:rsid w:val="00A60B6E"/>
    <w:rsid w:val="00A66835"/>
    <w:rsid w:val="00A7593B"/>
    <w:rsid w:val="00A80465"/>
    <w:rsid w:val="00A81A98"/>
    <w:rsid w:val="00A824BF"/>
    <w:rsid w:val="00A86279"/>
    <w:rsid w:val="00A96D34"/>
    <w:rsid w:val="00A97777"/>
    <w:rsid w:val="00AB6668"/>
    <w:rsid w:val="00AF2915"/>
    <w:rsid w:val="00B102B8"/>
    <w:rsid w:val="00B3320E"/>
    <w:rsid w:val="00B434EA"/>
    <w:rsid w:val="00B67BEB"/>
    <w:rsid w:val="00B7490A"/>
    <w:rsid w:val="00B96216"/>
    <w:rsid w:val="00BA09CA"/>
    <w:rsid w:val="00BB1577"/>
    <w:rsid w:val="00BC053B"/>
    <w:rsid w:val="00BD7D2D"/>
    <w:rsid w:val="00BE507B"/>
    <w:rsid w:val="00C07F59"/>
    <w:rsid w:val="00C1619A"/>
    <w:rsid w:val="00C2309D"/>
    <w:rsid w:val="00C70F8E"/>
    <w:rsid w:val="00C71640"/>
    <w:rsid w:val="00C92559"/>
    <w:rsid w:val="00C95E42"/>
    <w:rsid w:val="00CA1AEA"/>
    <w:rsid w:val="00CA5082"/>
    <w:rsid w:val="00CA572D"/>
    <w:rsid w:val="00CB1071"/>
    <w:rsid w:val="00CB3864"/>
    <w:rsid w:val="00CB4CF5"/>
    <w:rsid w:val="00CD28B1"/>
    <w:rsid w:val="00CD530F"/>
    <w:rsid w:val="00CD7C59"/>
    <w:rsid w:val="00D32AF7"/>
    <w:rsid w:val="00D34527"/>
    <w:rsid w:val="00D36B96"/>
    <w:rsid w:val="00D517C6"/>
    <w:rsid w:val="00D81570"/>
    <w:rsid w:val="00DB13DA"/>
    <w:rsid w:val="00DB1447"/>
    <w:rsid w:val="00DC3A15"/>
    <w:rsid w:val="00DC66E3"/>
    <w:rsid w:val="00E41949"/>
    <w:rsid w:val="00E4494D"/>
    <w:rsid w:val="00E54A9D"/>
    <w:rsid w:val="00E5587A"/>
    <w:rsid w:val="00E73ADC"/>
    <w:rsid w:val="00E75411"/>
    <w:rsid w:val="00E87E5C"/>
    <w:rsid w:val="00E9586C"/>
    <w:rsid w:val="00EA2160"/>
    <w:rsid w:val="00EA4CDD"/>
    <w:rsid w:val="00EB3087"/>
    <w:rsid w:val="00EB4281"/>
    <w:rsid w:val="00EB6B16"/>
    <w:rsid w:val="00EC0A62"/>
    <w:rsid w:val="00EE5FF6"/>
    <w:rsid w:val="00F349A9"/>
    <w:rsid w:val="00F35A75"/>
    <w:rsid w:val="00F44B10"/>
    <w:rsid w:val="00F47DAB"/>
    <w:rsid w:val="00F53DF9"/>
    <w:rsid w:val="00F64C98"/>
    <w:rsid w:val="00F90204"/>
    <w:rsid w:val="00F929CA"/>
    <w:rsid w:val="00FA43D0"/>
    <w:rsid w:val="00FB3D70"/>
    <w:rsid w:val="00FB3DF1"/>
    <w:rsid w:val="00FB43FB"/>
    <w:rsid w:val="00FC0D02"/>
    <w:rsid w:val="00FC37AB"/>
    <w:rsid w:val="00FC78A5"/>
    <w:rsid w:val="00FD2C8C"/>
    <w:rsid w:val="00FE587C"/>
    <w:rsid w:val="00FF3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7C49"/>
  <w15:chartTrackingRefBased/>
  <w15:docId w15:val="{3E93C178-8A20-4A9C-827F-748DFCE6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597"/>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7F7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97"/>
    <w:rPr>
      <w:rFonts w:eastAsiaTheme="majorEastAsia" w:cstheme="majorBidi"/>
      <w:color w:val="272727" w:themeColor="text1" w:themeTint="D8"/>
    </w:rPr>
  </w:style>
  <w:style w:type="paragraph" w:styleId="Title">
    <w:name w:val="Title"/>
    <w:basedOn w:val="Normal"/>
    <w:next w:val="Normal"/>
    <w:link w:val="TitleChar"/>
    <w:uiPriority w:val="10"/>
    <w:qFormat/>
    <w:rsid w:val="007F7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97"/>
    <w:pPr>
      <w:spacing w:before="160"/>
      <w:jc w:val="center"/>
    </w:pPr>
    <w:rPr>
      <w:i/>
      <w:iCs/>
      <w:color w:val="404040" w:themeColor="text1" w:themeTint="BF"/>
    </w:rPr>
  </w:style>
  <w:style w:type="character" w:customStyle="1" w:styleId="QuoteChar">
    <w:name w:val="Quote Char"/>
    <w:basedOn w:val="DefaultParagraphFont"/>
    <w:link w:val="Quote"/>
    <w:uiPriority w:val="29"/>
    <w:rsid w:val="007F7597"/>
    <w:rPr>
      <w:i/>
      <w:iCs/>
      <w:color w:val="404040" w:themeColor="text1" w:themeTint="BF"/>
    </w:rPr>
  </w:style>
  <w:style w:type="paragraph" w:styleId="ListParagraph">
    <w:name w:val="List Paragraph"/>
    <w:basedOn w:val="Normal"/>
    <w:uiPriority w:val="34"/>
    <w:qFormat/>
    <w:rsid w:val="007F7597"/>
    <w:pPr>
      <w:ind w:left="720"/>
      <w:contextualSpacing/>
    </w:pPr>
  </w:style>
  <w:style w:type="character" w:styleId="IntenseEmphasis">
    <w:name w:val="Intense Emphasis"/>
    <w:basedOn w:val="DefaultParagraphFont"/>
    <w:uiPriority w:val="21"/>
    <w:qFormat/>
    <w:rsid w:val="007F7597"/>
    <w:rPr>
      <w:i/>
      <w:iCs/>
      <w:color w:val="0F4761" w:themeColor="accent1" w:themeShade="BF"/>
    </w:rPr>
  </w:style>
  <w:style w:type="paragraph" w:styleId="IntenseQuote">
    <w:name w:val="Intense Quote"/>
    <w:basedOn w:val="Normal"/>
    <w:next w:val="Normal"/>
    <w:link w:val="IntenseQuoteChar"/>
    <w:uiPriority w:val="30"/>
    <w:qFormat/>
    <w:rsid w:val="007F7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597"/>
    <w:rPr>
      <w:i/>
      <w:iCs/>
      <w:color w:val="0F4761" w:themeColor="accent1" w:themeShade="BF"/>
    </w:rPr>
  </w:style>
  <w:style w:type="character" w:styleId="IntenseReference">
    <w:name w:val="Intense Reference"/>
    <w:basedOn w:val="DefaultParagraphFont"/>
    <w:uiPriority w:val="32"/>
    <w:qFormat/>
    <w:rsid w:val="007F7597"/>
    <w:rPr>
      <w:b/>
      <w:bCs/>
      <w:smallCaps/>
      <w:color w:val="0F4761" w:themeColor="accent1" w:themeShade="BF"/>
      <w:spacing w:val="5"/>
    </w:rPr>
  </w:style>
  <w:style w:type="character" w:styleId="Hyperlink">
    <w:name w:val="Hyperlink"/>
    <w:basedOn w:val="DefaultParagraphFont"/>
    <w:uiPriority w:val="99"/>
    <w:unhideWhenUsed/>
    <w:rsid w:val="007F7597"/>
    <w:rPr>
      <w:color w:val="467886"/>
      <w:u w:val="single"/>
    </w:rPr>
  </w:style>
  <w:style w:type="table" w:styleId="TableGrid">
    <w:name w:val="Table Grid"/>
    <w:basedOn w:val="TableNormal"/>
    <w:uiPriority w:val="59"/>
    <w:rsid w:val="007F7597"/>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7F7597"/>
    <w:pPr>
      <w:spacing w:line="240" w:lineRule="auto"/>
    </w:pPr>
    <w:rPr>
      <w:sz w:val="20"/>
      <w:szCs w:val="20"/>
    </w:rPr>
  </w:style>
  <w:style w:type="character" w:customStyle="1" w:styleId="CommentTextChar">
    <w:name w:val="Comment Text Char"/>
    <w:basedOn w:val="DefaultParagraphFont"/>
    <w:link w:val="CommentText"/>
    <w:uiPriority w:val="99"/>
    <w:rsid w:val="007F7597"/>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7F7597"/>
    <w:rPr>
      <w:sz w:val="16"/>
      <w:szCs w:val="16"/>
    </w:rPr>
  </w:style>
  <w:style w:type="paragraph" w:styleId="Header">
    <w:name w:val="header"/>
    <w:basedOn w:val="Normal"/>
    <w:link w:val="HeaderChar"/>
    <w:uiPriority w:val="99"/>
    <w:unhideWhenUsed/>
    <w:rsid w:val="007F7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597"/>
    <w:rPr>
      <w:rFonts w:eastAsiaTheme="minorEastAsia"/>
      <w:kern w:val="0"/>
      <w:lang w:eastAsia="ja-JP"/>
      <w14:ligatures w14:val="none"/>
    </w:rPr>
  </w:style>
  <w:style w:type="paragraph" w:styleId="Footer">
    <w:name w:val="footer"/>
    <w:basedOn w:val="Normal"/>
    <w:link w:val="FooterChar"/>
    <w:uiPriority w:val="99"/>
    <w:unhideWhenUsed/>
    <w:rsid w:val="007F7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597"/>
    <w:rPr>
      <w:rFonts w:eastAsiaTheme="minorEastAsia"/>
      <w:kern w:val="0"/>
      <w:lang w:eastAsia="ja-JP"/>
      <w14:ligatures w14:val="none"/>
    </w:rPr>
  </w:style>
  <w:style w:type="paragraph" w:styleId="CommentSubject">
    <w:name w:val="annotation subject"/>
    <w:basedOn w:val="CommentText"/>
    <w:next w:val="CommentText"/>
    <w:link w:val="CommentSubjectChar"/>
    <w:uiPriority w:val="99"/>
    <w:semiHidden/>
    <w:unhideWhenUsed/>
    <w:rsid w:val="007F7597"/>
    <w:rPr>
      <w:b/>
      <w:bCs/>
    </w:rPr>
  </w:style>
  <w:style w:type="character" w:customStyle="1" w:styleId="CommentSubjectChar">
    <w:name w:val="Comment Subject Char"/>
    <w:basedOn w:val="CommentTextChar"/>
    <w:link w:val="CommentSubject"/>
    <w:uiPriority w:val="99"/>
    <w:semiHidden/>
    <w:rsid w:val="007F7597"/>
    <w:rPr>
      <w:rFonts w:eastAsiaTheme="minorEastAsia"/>
      <w:b/>
      <w:bCs/>
      <w:kern w:val="0"/>
      <w:sz w:val="20"/>
      <w:szCs w:val="20"/>
      <w:lang w:eastAsia="ja-JP"/>
      <w14:ligatures w14:val="none"/>
    </w:rPr>
  </w:style>
  <w:style w:type="paragraph" w:styleId="Revision">
    <w:name w:val="Revision"/>
    <w:hidden/>
    <w:uiPriority w:val="99"/>
    <w:semiHidden/>
    <w:rsid w:val="007F7597"/>
    <w:pPr>
      <w:spacing w:after="0" w:line="240" w:lineRule="auto"/>
    </w:pPr>
    <w:rPr>
      <w:rFonts w:eastAsiaTheme="minorEastAsia"/>
      <w:kern w:val="0"/>
      <w:lang w:eastAsia="ja-JP"/>
      <w14:ligatures w14:val="none"/>
    </w:rPr>
  </w:style>
  <w:style w:type="paragraph" w:styleId="FootnoteText">
    <w:name w:val="footnote text"/>
    <w:basedOn w:val="Normal"/>
    <w:link w:val="FootnoteTextChar"/>
    <w:uiPriority w:val="99"/>
    <w:semiHidden/>
    <w:unhideWhenUsed/>
    <w:rsid w:val="007F75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7597"/>
    <w:rPr>
      <w:rFonts w:eastAsiaTheme="minorEastAsia"/>
      <w:kern w:val="0"/>
      <w:sz w:val="20"/>
      <w:szCs w:val="20"/>
      <w:lang w:eastAsia="ja-JP"/>
      <w14:ligatures w14:val="none"/>
    </w:rPr>
  </w:style>
  <w:style w:type="character" w:styleId="FootnoteReference">
    <w:name w:val="footnote reference"/>
    <w:basedOn w:val="DefaultParagraphFont"/>
    <w:uiPriority w:val="99"/>
    <w:semiHidden/>
    <w:unhideWhenUsed/>
    <w:rsid w:val="007F7597"/>
    <w:rPr>
      <w:vertAlign w:val="superscript"/>
    </w:rPr>
  </w:style>
  <w:style w:type="character" w:styleId="UnresolvedMention">
    <w:name w:val="Unresolved Mention"/>
    <w:basedOn w:val="DefaultParagraphFont"/>
    <w:uiPriority w:val="99"/>
    <w:semiHidden/>
    <w:unhideWhenUsed/>
    <w:rsid w:val="007F7597"/>
    <w:rPr>
      <w:color w:val="605E5C"/>
      <w:shd w:val="clear" w:color="auto" w:fill="E1DFDD"/>
    </w:rPr>
  </w:style>
  <w:style w:type="character" w:styleId="FollowedHyperlink">
    <w:name w:val="FollowedHyperlink"/>
    <w:basedOn w:val="DefaultParagraphFont"/>
    <w:uiPriority w:val="99"/>
    <w:semiHidden/>
    <w:unhideWhenUsed/>
    <w:rsid w:val="007F7597"/>
    <w:rPr>
      <w:color w:val="96607D" w:themeColor="followedHyperlink"/>
      <w:u w:val="single"/>
    </w:rPr>
  </w:style>
  <w:style w:type="paragraph" w:styleId="EndnoteText">
    <w:name w:val="endnote text"/>
    <w:basedOn w:val="Normal"/>
    <w:link w:val="EndnoteTextChar"/>
    <w:uiPriority w:val="99"/>
    <w:semiHidden/>
    <w:unhideWhenUsed/>
    <w:rsid w:val="007F759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F7597"/>
    <w:rPr>
      <w:rFonts w:eastAsiaTheme="minorEastAsia"/>
      <w:kern w:val="0"/>
      <w:sz w:val="20"/>
      <w:szCs w:val="20"/>
      <w:lang w:eastAsia="ja-JP"/>
      <w14:ligatures w14:val="none"/>
    </w:rPr>
  </w:style>
  <w:style w:type="character" w:styleId="EndnoteReference">
    <w:name w:val="endnote reference"/>
    <w:basedOn w:val="DefaultParagraphFont"/>
    <w:uiPriority w:val="99"/>
    <w:semiHidden/>
    <w:unhideWhenUsed/>
    <w:rsid w:val="007F75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cellebrite.com/en/products/cellebrite-inseyets/"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ice.gov/doclib/foia/policy/memo_UseAccessThirdPartyFacialRecogServices_01.15.2021.pdf" TargetMode="External"/><Relationship Id="rId21" Type="http://schemas.openxmlformats.org/officeDocument/2006/relationships/hyperlink" Target="https://www.documentcloud.org/documents/28221052-lyons-response-to-frost-42126/" TargetMode="External"/><Relationship Id="rId63" Type="http://schemas.openxmlformats.org/officeDocument/2006/relationships/hyperlink" Target="https://usaspending.gov" TargetMode="External"/><Relationship Id="rId159" Type="http://schemas.openxmlformats.org/officeDocument/2006/relationships/hyperlink" Target="https://www.eff.org/deeplinks/2026/03/targeted-advertising-gives-your-location-government-just-ask-cbp" TargetMode="External"/><Relationship Id="rId170" Type="http://schemas.openxmlformats.org/officeDocument/2006/relationships/hyperlink" Target="https://www.brennancenter.org/our-work/research-reports/cellphones-law-enforcement-and-right-privacy" TargetMode="External"/><Relationship Id="rId226" Type="http://schemas.openxmlformats.org/officeDocument/2006/relationships/hyperlink" Target="https://www.brennancenter.org/sites/default/files/2023-08/September%202021%20Release%20CBP%20Directive%205410-003%20Operational%20Use%20of%20SM%20%281%29.pdf" TargetMode="External"/><Relationship Id="rId268" Type="http://schemas.openxmlformats.org/officeDocument/2006/relationships/hyperlink" Target="https://ig.ft.com/us-ice-surveillance/" TargetMode="External"/><Relationship Id="rId32" Type="http://schemas.openxmlformats.org/officeDocument/2006/relationships/hyperlink" Target="https://www.usaspending.gov/award/CONT_AWD_70SBUR23C00000009_7003_-NONE-_-NONE-" TargetMode="External"/><Relationship Id="rId74" Type="http://schemas.openxmlformats.org/officeDocument/2006/relationships/hyperlink" Target="https://www.aclu.org/documents/drones-for-them-but-not-for-us" TargetMode="External"/><Relationship Id="rId128" Type="http://schemas.openxmlformats.org/officeDocument/2006/relationships/hyperlink" Target="https://www.ice.gov/doclib/foia/policy/10089.1_ObtainFingerprintsFromNoncompliantInvidivduals.pdf" TargetMode="External"/><Relationship Id="rId5" Type="http://schemas.openxmlformats.org/officeDocument/2006/relationships/footnotes" Target="footnotes.xml"/><Relationship Id="rId181" Type="http://schemas.openxmlformats.org/officeDocument/2006/relationships/hyperlink" Target="https://jsis.washington.edu/humanrights/2025/10/21/leaving-the-door-wide-open/" TargetMode="External"/><Relationship Id="rId237" Type="http://schemas.openxmlformats.org/officeDocument/2006/relationships/hyperlink" Target="https://www.washingtonpost.com/technology/2026/01/30/ice-capgemini-skip-tracing-contracts/" TargetMode="External"/><Relationship Id="rId279" Type="http://schemas.openxmlformats.org/officeDocument/2006/relationships/hyperlink" Target="https://www.404media.co/the-government-just-made-it-harder-to-see-what-spy-tech-it-buys/" TargetMode="External"/><Relationship Id="rId43" Type="http://schemas.openxmlformats.org/officeDocument/2006/relationships/hyperlink" Target="https://www.wired.com/story/cbp-ice-dhs-mobile-fortify-face-recognition-verify-identity/" TargetMode="External"/><Relationship Id="rId139" Type="http://schemas.openxmlformats.org/officeDocument/2006/relationships/hyperlink" Target="https://fedscoop.com/dhs-biometrics-collection-us-citizenship-immigration-services/" TargetMode="External"/><Relationship Id="rId85" Type="http://schemas.openxmlformats.org/officeDocument/2006/relationships/hyperlink" Target="https://www.ice.gov/doclib/foia/policy/hsiDirective_19-01_04.03.2019.pdf" TargetMode="External"/><Relationship Id="rId150" Type="http://schemas.openxmlformats.org/officeDocument/2006/relationships/hyperlink" Target="https://scholarship.law.edu/jlt/vol34/iss1/4/" TargetMode="External"/><Relationship Id="rId171" Type="http://schemas.openxmlformats.org/officeDocument/2006/relationships/hyperlink" Target="https://www.dhs.gov/sites/default/files/2024-08/24_0812_priv_pia-cbp-080-commercial-telemetry.pdf" TargetMode="External"/><Relationship Id="rId192" Type="http://schemas.openxmlformats.org/officeDocument/2006/relationships/hyperlink" Target="https://www.forbes.com/sites/thomasbrewster/2024/11/25/ice-spent-millions-on-phone-hacking-tech-just-in-time-for-trumps-mass-deportation-plans/" TargetMode="External"/><Relationship Id="rId206" Type="http://schemas.openxmlformats.org/officeDocument/2006/relationships/hyperlink" Target="https://privacyinternational.org/news-analysis/2995/ice-paying-millions-surveillance-company-spy-peoples-communications" TargetMode="External"/><Relationship Id="rId227" Type="http://schemas.openxmlformats.org/officeDocument/2006/relationships/hyperlink" Target="https://www.brennancenter.org/sites/default/files/2023-08/Use_of_public_non_public_online_information.pdf" TargetMode="External"/><Relationship Id="rId248" Type="http://schemas.openxmlformats.org/officeDocument/2006/relationships/hyperlink" Target="https://www.404media.co/inside-a-powerful-database-ice-uses-to-identify-and-deport-people/" TargetMode="External"/><Relationship Id="rId269" Type="http://schemas.openxmlformats.org/officeDocument/2006/relationships/hyperlink" Target="https://mijente.net/wp-content/uploads/2024/06/Automating-Deportation.pdf" TargetMode="External"/><Relationship Id="rId12" Type="http://schemas.openxmlformats.org/officeDocument/2006/relationships/hyperlink" Target="https://www.brennancenter.org/our-work/research-reports/dangers-trump-administrations-data-consolidation-efforts" TargetMode="External"/><Relationship Id="rId33" Type="http://schemas.openxmlformats.org/officeDocument/2006/relationships/hyperlink" Target="https://www.usaspending.gov/award/CONT_AWD_70SBUR23F00000126_7003_GS35F404DA_4732" TargetMode="External"/><Relationship Id="rId108" Type="http://schemas.openxmlformats.org/officeDocument/2006/relationships/hyperlink" Target="https://www.nytimes.com/2020/01/18/technology/clearview-privacy-facial-recognition.html" TargetMode="External"/><Relationship Id="rId129" Type="http://schemas.openxmlformats.org/officeDocument/2006/relationships/hyperlink" Target="https://research.luriechildrens.org/contentassets/47bd39c5ea3b4309845b1584e526d21e/ja-one-pager-idp-8sep21.pdf" TargetMode="External"/><Relationship Id="rId280" Type="http://schemas.openxmlformats.org/officeDocument/2006/relationships/hyperlink" Target="https://www.usaspending.gov/award/CONT_AWD_70CMSD25C00000009_7012_-NONE-_-NONE-" TargetMode="External"/><Relationship Id="rId54" Type="http://schemas.openxmlformats.org/officeDocument/2006/relationships/hyperlink" Target="https://www.usaspending.gov/award/CONT_AWD_70CTD022FR0000009_7012_GS35F0560W_4730" TargetMode="External"/><Relationship Id="rId75" Type="http://schemas.openxmlformats.org/officeDocument/2006/relationships/hyperlink" Target="https://fedscoop.com/dhs-drone-office-unmanned-aircraft-systems/" TargetMode="External"/><Relationship Id="rId96" Type="http://schemas.openxmlformats.org/officeDocument/2006/relationships/hyperlink" Target="https://www.ice.gov/doclib/foia/policy/hsiDirective_21-04_03.03.2021.pdf" TargetMode="External"/><Relationship Id="rId140" Type="http://schemas.openxmlformats.org/officeDocument/2006/relationships/hyperlink" Target="https://www.eff.org/deeplinks/2020/10/eff-files-comment-opposing-department-homeland-securitys-massive-expansion" TargetMode="External"/><Relationship Id="rId161" Type="http://schemas.openxmlformats.org/officeDocument/2006/relationships/hyperlink" Target="https://www.404media.co/inside-ices-tool-to-monitor-phones-in-entire-neighborhoods/" TargetMode="External"/><Relationship Id="rId182" Type="http://schemas.openxmlformats.org/officeDocument/2006/relationships/hyperlink" Target="https://www.brennancenter.org/our-work/research-reports/automatic-license-plate-readers-legal-status-and-policy-recommendations" TargetMode="External"/><Relationship Id="rId217" Type="http://schemas.openxmlformats.org/officeDocument/2006/relationships/hyperlink" Target="https://www.dhs.gov/ai/use-case-inventory/ice" TargetMode="External"/><Relationship Id="rId6" Type="http://schemas.openxmlformats.org/officeDocument/2006/relationships/endnotes" Target="endnotes.xml"/><Relationship Id="rId238" Type="http://schemas.openxmlformats.org/officeDocument/2006/relationships/hyperlink" Target="https://theintercept.com/2025/12/23/ice-bounty-hunters-track-immigrant-surveillance/" TargetMode="External"/><Relationship Id="rId259" Type="http://schemas.openxmlformats.org/officeDocument/2006/relationships/hyperlink" Target="https://www.levernews.com/the-ice-surveillance-firm-with-missing-executives-and-phantom-clients/" TargetMode="External"/><Relationship Id="rId23" Type="http://schemas.openxmlformats.org/officeDocument/2006/relationships/image" Target="media/image1.png"/><Relationship Id="rId119" Type="http://schemas.openxmlformats.org/officeDocument/2006/relationships/hyperlink" Target="https://www.ice.gov/doclib/foia/policy/16001.2_InvPotUSCitIndividualsEncounteredByICE.pdf" TargetMode="External"/><Relationship Id="rId270" Type="http://schemas.openxmlformats.org/officeDocument/2006/relationships/hyperlink" Target="https://www.dhs.gov/ai/use-case-inventory/uscis" TargetMode="External"/><Relationship Id="rId44" Type="http://schemas.openxmlformats.org/officeDocument/2006/relationships/hyperlink" Target="https://www.usaspending.gov/award/CONT_AWD_70B02C18C00000040_7014_-NONE-_-NONE-" TargetMode="External"/><Relationship Id="rId65" Type="http://schemas.openxmlformats.org/officeDocument/2006/relationships/hyperlink" Target="https://www.dhs.gov/privacy-impact-assessments" TargetMode="External"/><Relationship Id="rId86" Type="http://schemas.openxmlformats.org/officeDocument/2006/relationships/hyperlink" Target="https://www.dhs.gov/sites/default/files/publications/UAS%20Best%20Practices.pdf" TargetMode="External"/><Relationship Id="rId130" Type="http://schemas.openxmlformats.org/officeDocument/2006/relationships/hyperlink" Target="https://www.nytimes.com/2026/05/06/nyregion/dna-collection-ice-arrests-lawsuit.html" TargetMode="External"/><Relationship Id="rId151" Type="http://schemas.openxmlformats.org/officeDocument/2006/relationships/hyperlink" Target="https://static1.squarespace.com/static/62c3198c117dd661bd99eb3a/t/635c0b2b52d90a16d78ba2dd/1666976559030/HART+Attack.pdf" TargetMode="External"/><Relationship Id="rId172" Type="http://schemas.openxmlformats.org/officeDocument/2006/relationships/hyperlink" Target="https://www.ice.gov/doclib/foia/policy/memo_UseCellSiteSimulatorTech_09.01.2023.pdf" TargetMode="External"/><Relationship Id="rId193" Type="http://schemas.openxmlformats.org/officeDocument/2006/relationships/hyperlink" Target="https://www.dhs.gov/ai/use-case-inventory/ice" TargetMode="External"/><Relationship Id="rId207" Type="http://schemas.openxmlformats.org/officeDocument/2006/relationships/hyperlink" Target="https://www.dhs.gov/sites/default/files/2022-01/privacy-pia-ice061-hsisuveillancetech-january2022_0.pdf" TargetMode="External"/><Relationship Id="rId228" Type="http://schemas.openxmlformats.org/officeDocument/2006/relationships/hyperlink" Target="https://www.dhs.gov/sites/default/files/publications/Instruction_110-01-001_Privacy_Policy_for_Operational_Use_of_Social_Media_0.pdf" TargetMode="External"/><Relationship Id="rId249" Type="http://schemas.openxmlformats.org/officeDocument/2006/relationships/hyperlink" Target="https://theintercept.com/2017/03/02/palantir-provides-the-engine-for-donald-trumps-deportation-machine/" TargetMode="External"/><Relationship Id="rId13" Type="http://schemas.openxmlformats.org/officeDocument/2006/relationships/hyperlink" Target="https://www.eff.org/issues/border-surveillance-technology" TargetMode="External"/><Relationship Id="rId109" Type="http://schemas.openxmlformats.org/officeDocument/2006/relationships/hyperlink" Target="https://www.flawedfacedata.com/" TargetMode="External"/><Relationship Id="rId260" Type="http://schemas.openxmlformats.org/officeDocument/2006/relationships/hyperlink" Target="https://www.levernews.com/the-ice-surveillance-firm-with-missing-executives-and-phantom-clients/" TargetMode="External"/><Relationship Id="rId281" Type="http://schemas.openxmlformats.org/officeDocument/2006/relationships/hyperlink" Target="https://www.usaspending.gov/award/CONT_AWD_70B04C26F00000042_7014_NNG15SC78B_8000" TargetMode="External"/><Relationship Id="rId34" Type="http://schemas.openxmlformats.org/officeDocument/2006/relationships/hyperlink" Target="https://www.usaspending.gov/award/CONT_AWD_70SBUR23F00000126_7003_GS35F404DA_4732" TargetMode="External"/><Relationship Id="rId55" Type="http://schemas.openxmlformats.org/officeDocument/2006/relationships/hyperlink" Target="https://www.usaspending.gov/award/CONT_AWD_70CTD021FR0000235_7012_GS35F443CA_4732" TargetMode="External"/><Relationship Id="rId76" Type="http://schemas.openxmlformats.org/officeDocument/2006/relationships/hyperlink" Target="https://www.404media.co/cbp-flew-drones-to-help-ice-50-times-in-last-year/" TargetMode="External"/><Relationship Id="rId97" Type="http://schemas.openxmlformats.org/officeDocument/2006/relationships/hyperlink" Target="https://epic.org/ices-privacy-impact-assessment-on-surveillance-technologies-is-an-exercise-in-disregarding-reality/" TargetMode="External"/><Relationship Id="rId120" Type="http://schemas.openxmlformats.org/officeDocument/2006/relationships/hyperlink" Target="https://www.npr.org/2026/05/27/nx-s1-5822429/ice-buys-iris-scanners-tech-tools" TargetMode="External"/><Relationship Id="rId141" Type="http://schemas.openxmlformats.org/officeDocument/2006/relationships/hyperlink" Target="https://www.regulations.gov/docket/USCIS-2019-0007/unified-agenda" TargetMode="External"/><Relationship Id="rId7" Type="http://schemas.openxmlformats.org/officeDocument/2006/relationships/comments" Target="comments.xml"/><Relationship Id="rId162" Type="http://schemas.openxmlformats.org/officeDocument/2006/relationships/hyperlink" Target="https://www.404media.co/inside-the-u-s-government-bought-tool-that-can-track-phones-at-abortion-clinics/" TargetMode="External"/><Relationship Id="rId183" Type="http://schemas.openxmlformats.org/officeDocument/2006/relationships/hyperlink" Target="https://www.dhs.gov/ai/use-case-inventory/usss" TargetMode="External"/><Relationship Id="rId218" Type="http://schemas.openxmlformats.org/officeDocument/2006/relationships/hyperlink" Target="https://www.dhs.gov/sites/default/files/2025-09/25_0820_priv_pia-ice-066-protectivemission.pdf" TargetMode="External"/><Relationship Id="rId239" Type="http://schemas.openxmlformats.org/officeDocument/2006/relationships/hyperlink" Target="https://www.404media.co/ice-contracts-company-making-bounty-hunter-ai-agents/" TargetMode="External"/><Relationship Id="rId250" Type="http://schemas.openxmlformats.org/officeDocument/2006/relationships/hyperlink" Target="https://www.dhs.gov/ai/use-case-inventory/ice" TargetMode="External"/><Relationship Id="rId271" Type="http://schemas.openxmlformats.org/officeDocument/2006/relationships/hyperlink" Target="https://www.cbp.gov/sites/default/files/2025-11/cbp_directive_no._1450-030_ai_operations_and_governance_redacted_1.pdf" TargetMode="External"/><Relationship Id="rId24" Type="http://schemas.openxmlformats.org/officeDocument/2006/relationships/hyperlink" Target="https://www.dhs.gov/ai/use-case-inventory" TargetMode="External"/><Relationship Id="rId45" Type="http://schemas.openxmlformats.org/officeDocument/2006/relationships/hyperlink" Target="https://www.usaspending.gov/award/CONT_AWD_HSBP1013C00006_7014_-NONE-_-NONE-" TargetMode="External"/><Relationship Id="rId66" Type="http://schemas.openxmlformats.org/officeDocument/2006/relationships/hyperlink" Target="https://www.brennancenter.org/our-work/research-reports/realignment-homeland-security-investigations" TargetMode="External"/><Relationship Id="rId87" Type="http://schemas.openxmlformats.org/officeDocument/2006/relationships/hyperlink" Target="https://epic.org/wp-content/uploads/foia/dhs/drone-policies/EPIC-16-09-09-DHS-FOIA-20180713-CBP-Production.pdf" TargetMode="External"/><Relationship Id="rId110" Type="http://schemas.openxmlformats.org/officeDocument/2006/relationships/hyperlink" Target="https://www.dhs.gov/ai/use-case-inventory/ice" TargetMode="External"/><Relationship Id="rId131" Type="http://schemas.openxmlformats.org/officeDocument/2006/relationships/hyperlink" Target="https://www.law.georgetown.edu/privacy-technology-center/publications/raiding-the-genome/" TargetMode="External"/><Relationship Id="rId152" Type="http://schemas.openxmlformats.org/officeDocument/2006/relationships/hyperlink" Target="https://media.nilc.org/wp-content/uploads/2021/12/HART-factsheet-2021-11-10.pdf" TargetMode="External"/><Relationship Id="rId173" Type="http://schemas.openxmlformats.org/officeDocument/2006/relationships/hyperlink" Target="https://www.dhs.gov/sites/default/files/2022-01/privacy-pia-ice061-hsisuveillancetech-january2022_0.pdf" TargetMode="External"/><Relationship Id="rId194" Type="http://schemas.openxmlformats.org/officeDocument/2006/relationships/hyperlink" Target="https://www.dhs.gov/publication/dhscbppia-053-us-border-patrol-digital-forensics-programs" TargetMode="External"/><Relationship Id="rId208" Type="http://schemas.openxmlformats.org/officeDocument/2006/relationships/hyperlink" Target="https://www.brennancenter.org/our-work/analysis-opinion/closing-social-media-surveillance-loophole" TargetMode="External"/><Relationship Id="rId229" Type="http://schemas.openxmlformats.org/officeDocument/2006/relationships/hyperlink" Target="https://www.dhs.gov/sites/default/files/publications/mgmt/public-affairs/mgmt-dir_110-01-privacy-policy-operational-social-media_revision-00.pdf" TargetMode="External"/><Relationship Id="rId240" Type="http://schemas.openxmlformats.org/officeDocument/2006/relationships/hyperlink" Target="https://www.404media.co/ice-plans-to-spend-180-million-on-bounty-hunters-to-stalk-immigrants/" TargetMode="External"/><Relationship Id="rId261" Type="http://schemas.openxmlformats.org/officeDocument/2006/relationships/hyperlink" Target="https://www.levernews.com/inside-ices-12-million-plan-to-map-immigrants-patterns-of-life/" TargetMode="External"/><Relationship Id="rId14" Type="http://schemas.openxmlformats.org/officeDocument/2006/relationships/hyperlink" Target="https://www.404media.co/cbp-flew-drones-to-help-ice-50-times-in-last-year/" TargetMode="External"/><Relationship Id="rId35" Type="http://schemas.openxmlformats.org/officeDocument/2006/relationships/hyperlink" Target="https://www.usaspending.gov/award/CONT_AWD_70RCSA20C00000006_7001_-NONE-_-NONE-" TargetMode="External"/><Relationship Id="rId56" Type="http://schemas.openxmlformats.org/officeDocument/2006/relationships/hyperlink" Target="https://www.brennancenter.org/media/11356/download/2023_05_Homeland_Security_Investigations.pdf?inline=1" TargetMode="External"/><Relationship Id="rId77" Type="http://schemas.openxmlformats.org/officeDocument/2006/relationships/hyperlink" Target="https://www.404media.co/cbp-confirms-it-is-flying-predator-drones-above-los-angeles-to-support-ice/" TargetMode="External"/><Relationship Id="rId100" Type="http://schemas.openxmlformats.org/officeDocument/2006/relationships/hyperlink" Target="https://www.dhs.gov/sites/default/files/2022-01/privacy-pia-ice061-hsisuveillancetech-january2022_0.pdf" TargetMode="External"/><Relationship Id="rId282" Type="http://schemas.openxmlformats.org/officeDocument/2006/relationships/hyperlink" Target="https://www.usaspending.gov/award/CONT_AWD_70CMSD22FR0000096_7012_HSHQDC13D00017_7001" TargetMode="External"/><Relationship Id="rId8" Type="http://schemas.microsoft.com/office/2011/relationships/commentsExtended" Target="commentsExtended.xml"/><Relationship Id="rId98" Type="http://schemas.openxmlformats.org/officeDocument/2006/relationships/hyperlink" Target="https://www.ice.gov/doclib/foia/policy/hsi12-04_SearchSeizure_09.14.2012.pdf" TargetMode="External"/><Relationship Id="rId121" Type="http://schemas.openxmlformats.org/officeDocument/2006/relationships/hyperlink" Target="https://www.404media.co/ice-is-buying-mobile-iris-scanning-tech-for-its-deportation-arm/" TargetMode="External"/><Relationship Id="rId142" Type="http://schemas.openxmlformats.org/officeDocument/2006/relationships/hyperlink" Target="https://cdt.org/wp-content/uploads/2020/10/2020-10-12-CDT-Comment-in-Response-to-DHS-Docket-No-USCIS-2019-0007.pdf" TargetMode="External"/><Relationship Id="rId163" Type="http://schemas.openxmlformats.org/officeDocument/2006/relationships/hyperlink" Target="https://fedscoop.com/ice-says-its-stopped-using-phone-location-data/" TargetMode="External"/><Relationship Id="rId184" Type="http://schemas.openxmlformats.org/officeDocument/2006/relationships/hyperlink" Target="https://www.dhs.gov/ai/use-case-inventory/ice" TargetMode="External"/><Relationship Id="rId219" Type="http://schemas.openxmlformats.org/officeDocument/2006/relationships/hyperlink" Target="https://www.dhs.gov/sites/default/files/2025-03/25_0313_ia_office-of-intelligence-and-analysis_policy-manual.pdf" TargetMode="External"/><Relationship Id="rId230" Type="http://schemas.openxmlformats.org/officeDocument/2006/relationships/hyperlink" Target="https://www.404media.co/how-thomson-reuters-powers-ice-and-palantir/" TargetMode="External"/><Relationship Id="rId251" Type="http://schemas.openxmlformats.org/officeDocument/2006/relationships/hyperlink" Target="https://www.dhs.gov/publication/dhs-ice-pia-045-ice-investigative-case-management" TargetMode="External"/><Relationship Id="rId25" Type="http://schemas.openxmlformats.org/officeDocument/2006/relationships/hyperlink" Target="https://www.documentcloud.org/documents/28134750-2025-hqli-00002-6th-interim-response-records-sept-2025/" TargetMode="External"/><Relationship Id="rId46" Type="http://schemas.openxmlformats.org/officeDocument/2006/relationships/hyperlink" Target="https://www.usaspending.gov/award/CONT_AWD_70B02C22C00000016_7014_-NONE-_-NONE-" TargetMode="External"/><Relationship Id="rId67" Type="http://schemas.openxmlformats.org/officeDocument/2006/relationships/hyperlink" Target="https://www.usatoday.com/story/news/politics/2025/02/14/dhs-agents-deportation-not-trafficking/78641666007/" TargetMode="External"/><Relationship Id="rId272" Type="http://schemas.openxmlformats.org/officeDocument/2006/relationships/hyperlink" Target="https://www.dhs.gov/sites/default/files/2025-01/25_0116_CIO_DHS-Directive-139-08-508.pdf" TargetMode="External"/><Relationship Id="rId88" Type="http://schemas.openxmlformats.org/officeDocument/2006/relationships/hyperlink" Target="https://www.npr.org/2026/07/16/nx-s1-5894825/body-cams-ice-shootings" TargetMode="External"/><Relationship Id="rId111" Type="http://schemas.openxmlformats.org/officeDocument/2006/relationships/hyperlink" Target="https://www.dhs.gov/ai/use-case-inventory/cbp" TargetMode="External"/><Relationship Id="rId132" Type="http://schemas.openxmlformats.org/officeDocument/2006/relationships/hyperlink" Target="https://www.bloomberg.com/news/articles/2025-06-04/trump-administration-s-ice-wants-25-million-to-dna-test-immigrant-families" TargetMode="External"/><Relationship Id="rId153" Type="http://schemas.openxmlformats.org/officeDocument/2006/relationships/hyperlink" Target="https://www.eff.org/deeplinks/2018/06/hart-homeland-securitys-massive-new-database-will-include-face-recognition-dna-and" TargetMode="External"/><Relationship Id="rId174" Type="http://schemas.openxmlformats.org/officeDocument/2006/relationships/hyperlink" Target="https://www.aclu.org/cases/aclu-v-department-homeland-security-commercial-location-data-foia?document=Draft-Legal-Document-Discussing-ICEs-Use-of-Geolocation-Data" TargetMode="External"/><Relationship Id="rId195" Type="http://schemas.openxmlformats.org/officeDocument/2006/relationships/hyperlink" Target="https://www.ice.gov/doclib/foia/policy/handbookHSI_20-03_06.12.2020.pdf" TargetMode="External"/><Relationship Id="rId209" Type="http://schemas.openxmlformats.org/officeDocument/2006/relationships/hyperlink" Target="https://theconversation.com/always-watching-how-ices-plan-to-monitor-social-media-24-7-threatens-privacy-and-civic-participation-268175" TargetMode="External"/><Relationship Id="rId220" Type="http://schemas.openxmlformats.org/officeDocument/2006/relationships/hyperlink" Target="https://www.dhs.gov/sites/default/files/2024-11/24_1126_priv_pia_ice064_socialmedia.pdf" TargetMode="External"/><Relationship Id="rId241" Type="http://schemas.openxmlformats.org/officeDocument/2006/relationships/hyperlink" Target="https://theintercept.com/2025/10/31/ice-plans-cash-rewards-for-private-bounty-hunters-to-locate-and-track-immigrants/?ref=404media.co" TargetMode="External"/><Relationship Id="rId15" Type="http://schemas.openxmlformats.org/officeDocument/2006/relationships/hyperlink" Target="https://mailchi.mp/justfutureslaw/were-looking-for-remote-legal-interns-5863436?e=0fe4224284" TargetMode="External"/><Relationship Id="rId36" Type="http://schemas.openxmlformats.org/officeDocument/2006/relationships/hyperlink" Target="https://www.usaspending.gov/award/CONT_AWD_70RDA124C00000002_7001_-NONE-_-NONE-" TargetMode="External"/><Relationship Id="rId57" Type="http://schemas.openxmlformats.org/officeDocument/2006/relationships/hyperlink" Target="https://www.dhs.gov/sites/default/files/publications/privacy-pia-ice055-ravenappendixa-bupdate-september2021.pdf" TargetMode="External"/><Relationship Id="rId262" Type="http://schemas.openxmlformats.org/officeDocument/2006/relationships/hyperlink" Target="https://sam.gov/opp/2bee40a07c6a403ea89f05659cf6af16/view?keywords=artificial%20intelligence&amp;sort=-modifiedDate&amp;index=opp&amp;is_active=true&amp;page=1" TargetMode="External"/><Relationship Id="rId283" Type="http://schemas.openxmlformats.org/officeDocument/2006/relationships/footer" Target="footer1.xml"/><Relationship Id="rId78" Type="http://schemas.openxmlformats.org/officeDocument/2006/relationships/hyperlink" Target="https://www.dhs.gov/ai/use-case-inventory/cbp" TargetMode="External"/><Relationship Id="rId99" Type="http://schemas.openxmlformats.org/officeDocument/2006/relationships/hyperlink" Target="https://cdt.org/insights/cdt-joins-aclu-aclu-of-massachusetts-and-eff-in-brief-against-warrantless-persistent-video-surveillance/" TargetMode="External"/><Relationship Id="rId101" Type="http://schemas.openxmlformats.org/officeDocument/2006/relationships/hyperlink" Target="https://www.ice.gov/doclib/foia/policy/hsi12-04_SearchSeizure_09.14.2012.pdf" TargetMode="External"/><Relationship Id="rId122" Type="http://schemas.openxmlformats.org/officeDocument/2006/relationships/hyperlink" Target="https://www.policingproject.org/news-main/2019/9/20/policing-project-five-minute-primers-iris-recognition" TargetMode="External"/><Relationship Id="rId143" Type="http://schemas.openxmlformats.org/officeDocument/2006/relationships/hyperlink" Target="https://www.dhs.gov/ai/use-case-inventory/uscis" TargetMode="External"/><Relationship Id="rId164" Type="http://schemas.openxmlformats.org/officeDocument/2006/relationships/hyperlink" Target="https://www.oig.dhs.gov/sites/default/files/assets/2023-09/OIG-23-61-Sep23-Redacted.pdf" TargetMode="External"/><Relationship Id="rId185" Type="http://schemas.openxmlformats.org/officeDocument/2006/relationships/hyperlink" Target="https://www.dhs.gov/sites/default/files/2022-01/privacy-pia-ice061-hsisuveillancetech-january2022_0.pdf" TargetMode="External"/><Relationship Id="rId9" Type="http://schemas.microsoft.com/office/2016/09/relationships/commentsIds" Target="commentsIds.xml"/><Relationship Id="rId210" Type="http://schemas.openxmlformats.org/officeDocument/2006/relationships/hyperlink" Target="https://www.techbuzz.ai/articles/ice-deploys-5-7m-ai-surveillance-system-to-track-millions" TargetMode="External"/><Relationship Id="rId26" Type="http://schemas.openxmlformats.org/officeDocument/2006/relationships/hyperlink" Target="https://brennancenterny-my.sharepoint.com/:x:/g/personal/ruppertm_brennan_law_nyu_edu/IQCrIYML8Hx7SIFIRYAhASNqAZY0JuW3j3jrlOtVSmcLfg4?e=Xale2a" TargetMode="External"/><Relationship Id="rId231" Type="http://schemas.openxmlformats.org/officeDocument/2006/relationships/hyperlink" Target="https://www.law.georgetown.edu/privacy-technology-center/publications/american-dragnet-data-driven-deportation-in-the-21st-century/" TargetMode="External"/><Relationship Id="rId252" Type="http://schemas.openxmlformats.org/officeDocument/2006/relationships/hyperlink" Target="https://www.dhs.gov/publication/dhsicepia-032a-falcon-search-analysis-system-falcon" TargetMode="External"/><Relationship Id="rId273" Type="http://schemas.openxmlformats.org/officeDocument/2006/relationships/hyperlink" Target="https://www.dhs.gov/publication/dhsallpia-055-dhs-data-analysis-tools" TargetMode="External"/><Relationship Id="rId47" Type="http://schemas.openxmlformats.org/officeDocument/2006/relationships/hyperlink" Target="https://www.cbp.gov/about/history/cbp-20-20-establishment/air-and-marine-operations-unmanned-aircraft-system" TargetMode="External"/><Relationship Id="rId68" Type="http://schemas.openxmlformats.org/officeDocument/2006/relationships/hyperlink" Target="https://www.brennancenter.org/our-work/analysis-opinion/how-dhs-laid-groundwork-more-intelligence-abuse-0" TargetMode="External"/><Relationship Id="rId89" Type="http://schemas.openxmlformats.org/officeDocument/2006/relationships/hyperlink" Target="https://www.brennancenter.org/our-work/analysis-opinion/can-body-cameras-help-hold-ice-accountable" TargetMode="External"/><Relationship Id="rId112" Type="http://schemas.openxmlformats.org/officeDocument/2006/relationships/hyperlink" Target="https://www.dhs.gov/ai/use-case-inventory/usss" TargetMode="External"/><Relationship Id="rId133" Type="http://schemas.openxmlformats.org/officeDocument/2006/relationships/hyperlink" Target="https://www.cbp.gov/sites/default/files/2025-07/cbp_directive_3410-001a_redacted.pdf" TargetMode="External"/><Relationship Id="rId154" Type="http://schemas.openxmlformats.org/officeDocument/2006/relationships/hyperlink" Target="https://www.dhs.gov/ai/use-case-inventory/uscis" TargetMode="External"/><Relationship Id="rId175" Type="http://schemas.openxmlformats.org/officeDocument/2006/relationships/hyperlink" Target="https://www.dhs.gov/sites/default/files/publications/mgmt/law-enforcement/mgmt-dir_047-02-dept-policy-regarding-use-cell-site-simulator-technology.pdf" TargetMode="External"/><Relationship Id="rId196" Type="http://schemas.openxmlformats.org/officeDocument/2006/relationships/hyperlink" Target="https://www.dhs.gov/sites/default/files/publications/privacy-pia-forensicanalysisofelectronicmedia-may2015.pdf" TargetMode="External"/><Relationship Id="rId200" Type="http://schemas.openxmlformats.org/officeDocument/2006/relationships/hyperlink" Target="https://www.npr.org/2026/05/19/nx-s1-5826085/spyware-trump-dhs-paragon" TargetMode="External"/><Relationship Id="rId16" Type="http://schemas.openxmlformats.org/officeDocument/2006/relationships/hyperlink" Target="https://americandragnet.org/" TargetMode="External"/><Relationship Id="rId221" Type="http://schemas.openxmlformats.org/officeDocument/2006/relationships/hyperlink" Target="https://www.dhs.gov/sites/default/files/publications/privacy-pia-cbp58-socialmedia-march2019.pdf" TargetMode="External"/><Relationship Id="rId242" Type="http://schemas.openxmlformats.org/officeDocument/2006/relationships/hyperlink" Target="https://www.404media.co/ice-agents-have-list-of-20-million-people-on-their-iphones-thanks-to-palantir/" TargetMode="External"/><Relationship Id="rId263" Type="http://schemas.openxmlformats.org/officeDocument/2006/relationships/hyperlink" Target="https://fedscoop.com/ice-immigration-visas-leadtrac-app-terrorism-criminal-investigations/" TargetMode="External"/><Relationship Id="rId284" Type="http://schemas.openxmlformats.org/officeDocument/2006/relationships/fontTable" Target="fontTable.xml"/><Relationship Id="rId37" Type="http://schemas.openxmlformats.org/officeDocument/2006/relationships/hyperlink" Target="https://www.wired.com/story/mobile-fortify-face-recognition-nec-ice-cbp/" TargetMode="External"/><Relationship Id="rId58" Type="http://schemas.openxmlformats.org/officeDocument/2006/relationships/hyperlink" Target="https://www.theatlantic.com/ideas/2025/11/favorite-statute-section-111-ice/684961/" TargetMode="External"/><Relationship Id="rId79" Type="http://schemas.openxmlformats.org/officeDocument/2006/relationships/hyperlink" Target="https://www.ice.gov/doclib/foia/policy/24003.pdf" TargetMode="External"/><Relationship Id="rId102" Type="http://schemas.openxmlformats.org/officeDocument/2006/relationships/hyperlink" Target="https://www.404media.co/ices-plan-to-let-cops-around-the-country-scan-faces-to-verify-immigration-status/" TargetMode="External"/><Relationship Id="rId123" Type="http://schemas.openxmlformats.org/officeDocument/2006/relationships/hyperlink" Target="https://www.dhs.gov/sites/default/files/2026-02/privacy_pia_st_iftde.pdf" TargetMode="External"/><Relationship Id="rId144" Type="http://schemas.openxmlformats.org/officeDocument/2006/relationships/hyperlink" Target="https://www.uscis.gov/policy-manual/volume-1-part-c-chapter-2" TargetMode="External"/><Relationship Id="rId90" Type="http://schemas.openxmlformats.org/officeDocument/2006/relationships/hyperlink" Target="https://www.rstreet.org/commentary/making-federal-body-worn-cameras-work-in-practice/" TargetMode="External"/><Relationship Id="rId165" Type="http://schemas.openxmlformats.org/officeDocument/2006/relationships/hyperlink" Target="https://www.oig.dhs.gov/sites/default/files/assets/2023-03/OIG-23-17-Feb23-Redacted.pdf" TargetMode="External"/><Relationship Id="rId186" Type="http://schemas.openxmlformats.org/officeDocument/2006/relationships/hyperlink" Target="https://www.dhs.gov/publication/dhs-ice-pia-039-acquisition-and-use-license-plate-reader-data-commercial-service" TargetMode="External"/><Relationship Id="rId211" Type="http://schemas.openxmlformats.org/officeDocument/2006/relationships/hyperlink" Target="https://theconversation.com/always-watching-how-ices-plan-to-monitor-social-media-24-7-threatens-privacy-and-civic-participation-268175" TargetMode="External"/><Relationship Id="rId232" Type="http://schemas.openxmlformats.org/officeDocument/2006/relationships/hyperlink" Target="https://www.brennancenter.org/our-work/research-reports/closing-data-broker-loophole" TargetMode="External"/><Relationship Id="rId253" Type="http://schemas.openxmlformats.org/officeDocument/2006/relationships/hyperlink" Target="https://www.dhs.gov/sites/default/files/publications/ice-pia-033-falcon-tipline-2012.pdf" TargetMode="External"/><Relationship Id="rId274" Type="http://schemas.openxmlformats.org/officeDocument/2006/relationships/hyperlink" Target="https://www.dhs.gov/publication/dhsuscispia-087-person-centric-identity-services-initiative" TargetMode="External"/><Relationship Id="rId27" Type="http://schemas.openxmlformats.org/officeDocument/2006/relationships/hyperlink" Target="https://www.usaspending.gov/award/CONT_AWD_70RCSA20FR0000078_7001_47QTCK18D0003_4732" TargetMode="External"/><Relationship Id="rId48" Type="http://schemas.openxmlformats.org/officeDocument/2006/relationships/hyperlink" Target="https://www.404media.co/cbp-flew-drones-to-help-ice-50-times-in-last-year/" TargetMode="External"/><Relationship Id="rId69" Type="http://schemas.openxmlformats.org/officeDocument/2006/relationships/hyperlink" Target="https://www.brennancenter.org/our-work/research-reports/inside-federal-protective-service-homeland-securitys-domestic-police" TargetMode="External"/><Relationship Id="rId113" Type="http://schemas.openxmlformats.org/officeDocument/2006/relationships/hyperlink" Target="https://www.documentcloud.org/documents/28200283-ice-task-force-module-app/" TargetMode="External"/><Relationship Id="rId134" Type="http://schemas.openxmlformats.org/officeDocument/2006/relationships/hyperlink" Target="https://www.dhs.gov/sites/default/files/publications/privacy-pia-dhs080-detaineedna-october2020.pdf" TargetMode="External"/><Relationship Id="rId80" Type="http://schemas.openxmlformats.org/officeDocument/2006/relationships/hyperlink" Target="https://www.dhs.gov/publication/aircraft-systems" TargetMode="External"/><Relationship Id="rId155" Type="http://schemas.openxmlformats.org/officeDocument/2006/relationships/hyperlink" Target="https://www.dhs.gov/sites/default/files/publications/privacy-pia-obim004-hartincrement1-february2020_0.pdf" TargetMode="External"/><Relationship Id="rId176" Type="http://schemas.openxmlformats.org/officeDocument/2006/relationships/hyperlink" Target="https://www.dhs.gov/sites/default/files/publications/i%26a-ppd-28.pdf" TargetMode="External"/><Relationship Id="rId197" Type="http://schemas.openxmlformats.org/officeDocument/2006/relationships/hyperlink" Target="https://www.documentcloud.org/documents/27988741-ice-letter-response-to-congress/" TargetMode="External"/><Relationship Id="rId201" Type="http://schemas.openxmlformats.org/officeDocument/2006/relationships/hyperlink" Target="https://epic.org/wp-content/uploads/2025/11/EPIC-The-Fight-to-Protect-Our-Phones.pdf?inline=1" TargetMode="External"/><Relationship Id="rId222" Type="http://schemas.openxmlformats.org/officeDocument/2006/relationships/hyperlink" Target="https://www.dhs.gov/sites/default/files/publications/privacy-pia-uscis056a-elisappendixbupdate-march2021.pdf?inline=1" TargetMode="External"/><Relationship Id="rId243" Type="http://schemas.openxmlformats.org/officeDocument/2006/relationships/hyperlink" Target="https://papers.ssrn.com/sol3/papers.cfm?abstract_id=6345099" TargetMode="External"/><Relationship Id="rId264" Type="http://schemas.openxmlformats.org/officeDocument/2006/relationships/hyperlink" Target="https://www.dhs.gov/sites/default/files/publications/privacy-pia-ice044-leadtracappendicesupdate-june2020_0.pdf" TargetMode="External"/><Relationship Id="rId285" Type="http://schemas.microsoft.com/office/2011/relationships/people" Target="people.xml"/><Relationship Id="rId17" Type="http://schemas.openxmlformats.org/officeDocument/2006/relationships/hyperlink" Target="https://www.brennancenter.org/our-work/research-reports/social-media-surveillance-us-government" TargetMode="External"/><Relationship Id="rId38" Type="http://schemas.openxmlformats.org/officeDocument/2006/relationships/hyperlink" Target="https://www.usaspending.gov/award/CONT_AWD_70CTD025C00000001_7012_-NONE-_-NONE-" TargetMode="External"/><Relationship Id="rId59" Type="http://schemas.openxmlformats.org/officeDocument/2006/relationships/hyperlink" Target="https://www.documentcloud.org/documents/28221052-lyons-response-to-frost-42126/" TargetMode="External"/><Relationship Id="rId103" Type="http://schemas.openxmlformats.org/officeDocument/2006/relationships/hyperlink" Target="https://www.wired.com/story/cbp-ice-dhs-mobile-fortify-face-recognition-verify-identity/" TargetMode="External"/><Relationship Id="rId124" Type="http://schemas.openxmlformats.org/officeDocument/2006/relationships/hyperlink" Target="https://www.biometricupdate.com/202409/ice-to-award-contract-to-field-more-nec-fingerprint-capture-devices" TargetMode="External"/><Relationship Id="rId70" Type="http://schemas.openxmlformats.org/officeDocument/2006/relationships/hyperlink" Target="https://time.com/7293743/drones-los-angeles-protests-law-enforcement/" TargetMode="External"/><Relationship Id="rId91" Type="http://schemas.openxmlformats.org/officeDocument/2006/relationships/hyperlink" Target="https://abcnews.com/Politics/dhs-announces-body-worn-camera-policy-agencies/story?id=99536291" TargetMode="External"/><Relationship Id="rId145" Type="http://schemas.openxmlformats.org/officeDocument/2006/relationships/hyperlink" Target="https://www.uscis.gov/sites/default/files/document/policy-manual-updates/20251205-BiometricsCollection.pdf" TargetMode="External"/><Relationship Id="rId166" Type="http://schemas.openxmlformats.org/officeDocument/2006/relationships/hyperlink" Target="https://epic.org/wp-content/uploads/2022/08/DHS-Data-Reservoir-Report-Aug2022.pdf" TargetMode="External"/><Relationship Id="rId187" Type="http://schemas.openxmlformats.org/officeDocument/2006/relationships/hyperlink" Target="https://www.dhs.gov/publication/dhscbppia-049-cbp-license-plate-reader-technology" TargetMode="External"/><Relationship Id="rId1" Type="http://schemas.openxmlformats.org/officeDocument/2006/relationships/numbering" Target="numbering.xml"/><Relationship Id="rId212" Type="http://schemas.openxmlformats.org/officeDocument/2006/relationships/hyperlink" Target="https://www.404media.co/ai-surveillance-tool-dhs-cbp-sentiment-emotion-fivecast/" TargetMode="External"/><Relationship Id="rId233" Type="http://schemas.openxmlformats.org/officeDocument/2006/relationships/hyperlink" Target="https://cdt.org/wp-content/uploads/2021/12/2021-12-08-Legal-Loopholes-and-Data-for-Dollars-Report-final.pdf" TargetMode="External"/><Relationship Id="rId254" Type="http://schemas.openxmlformats.org/officeDocument/2006/relationships/hyperlink" Target="https://www.brennancenter.org/media/11356/download/2023_05_Homeland_Security_Investigations.pdf?inline=1" TargetMode="External"/><Relationship Id="rId28" Type="http://schemas.openxmlformats.org/officeDocument/2006/relationships/hyperlink" Target="https://www.usaspending.gov/award/CONT_AWD_70RDA126FR0000001_7001_47QTCK18D0003_4732" TargetMode="External"/><Relationship Id="rId49" Type="http://schemas.openxmlformats.org/officeDocument/2006/relationships/hyperlink" Target="https://www.facebook.com/wwwICEgov/videos/ice-drone-footage-shows-anti-ice-protestors-obstructing-the-duties-of-our-office/1313270417103423/?mibextid=wwXIfr&amp;rdid=7PM4EfZUXiN2axGO" TargetMode="External"/><Relationship Id="rId114" Type="http://schemas.openxmlformats.org/officeDocument/2006/relationships/hyperlink" Target="https://www.documentcloud.org/documents/26209262-mobile-fortify-pta/" TargetMode="External"/><Relationship Id="rId275" Type="http://schemas.openxmlformats.org/officeDocument/2006/relationships/hyperlink" Target="https://www.dhs.gov/sites/default/files/2024-02/24_0227_priv_pia-cbp-063-ea-appendix-update.pdf" TargetMode="External"/><Relationship Id="rId60" Type="http://schemas.openxmlformats.org/officeDocument/2006/relationships/image" Target="media/image2.png"/><Relationship Id="rId81" Type="http://schemas.openxmlformats.org/officeDocument/2006/relationships/hyperlink" Target="https://www.dhs.gov/sites/default/files/2023-09/23_0927_privacy-pia-usss-pia028a-uas.pdf" TargetMode="External"/><Relationship Id="rId135" Type="http://schemas.openxmlformats.org/officeDocument/2006/relationships/hyperlink" Target="https://www.dhs.gov/sites/default/files/publications/privacy-pia-ice-rapiddna-june2019_3.pdf" TargetMode="External"/><Relationship Id="rId156" Type="http://schemas.openxmlformats.org/officeDocument/2006/relationships/hyperlink" Target="https://www.dhs.gov/sites/default/files/publications/privacy-pia-nppd-ident-december2012.pdf" TargetMode="External"/><Relationship Id="rId177" Type="http://schemas.openxmlformats.org/officeDocument/2006/relationships/hyperlink" Target="https://apnews.com/article/immigration-border-patrol-surveillance-drivers-ice-trump-9f5d05469ce8c629d6fecf32d32098cd" TargetMode="External"/><Relationship Id="rId198" Type="http://schemas.openxmlformats.org/officeDocument/2006/relationships/hyperlink" Target="https://epic.org/wp-content/uploads/2025/11/EPIC-The-Fight-to-Protect-Our-Phones.pdf?inline=1" TargetMode="External"/><Relationship Id="rId202" Type="http://schemas.openxmlformats.org/officeDocument/2006/relationships/hyperlink" Target="https://citizenlab.ca/research/a-first-look-at-paragons-proliferating-spyware-operations/" TargetMode="External"/><Relationship Id="rId223" Type="http://schemas.openxmlformats.org/officeDocument/2006/relationships/hyperlink" Target="https://www.brennancenter.org/sites/default/files/2023-08/August%202020%20Release%27%20of%20%272020-ICLI-00023%27_Redacted%20sensitive%20systems%20handbook.pdf" TargetMode="External"/><Relationship Id="rId244" Type="http://schemas.openxmlformats.org/officeDocument/2006/relationships/hyperlink" Target="https://www.wired.com/story/ice-is-using-palantirs-ai-tools-to-sort-through-tips/" TargetMode="External"/><Relationship Id="rId18" Type="http://schemas.openxmlformats.org/officeDocument/2006/relationships/hyperlink" Target="https://www.nytimes.com/2026/01/30/technology/tech-ice-facial-recognition-palantir.html" TargetMode="External"/><Relationship Id="rId39" Type="http://schemas.openxmlformats.org/officeDocument/2006/relationships/hyperlink" Target="https://www.usaspending.gov/award/CONT_AWD_70CTD026C00000006_7012_-NONE-_-NONE-" TargetMode="External"/><Relationship Id="rId265" Type="http://schemas.openxmlformats.org/officeDocument/2006/relationships/hyperlink" Target="https://epic.org/wp-content/uploads/2022/08/DHS-Data-Reservoir-Report-Aug2022.pdf" TargetMode="External"/><Relationship Id="rId286" Type="http://schemas.openxmlformats.org/officeDocument/2006/relationships/theme" Target="theme/theme1.xml"/><Relationship Id="rId50" Type="http://schemas.openxmlformats.org/officeDocument/2006/relationships/hyperlink" Target="https://www.theguardian.com/us-news/ng-interactive/2025/sep/22/ice-palantir-data" TargetMode="External"/><Relationship Id="rId104" Type="http://schemas.openxmlformats.org/officeDocument/2006/relationships/hyperlink" Target="https://www.nytimes.com/2026/01/30/technology/tech-ice-facial-recognition-palantir.html" TargetMode="External"/><Relationship Id="rId125" Type="http://schemas.openxmlformats.org/officeDocument/2006/relationships/hyperlink" Target="https://static1.squarespace.com/static/62c3198c117dd661bd99eb3a/t/62deb7755f18b67d47071642/1658763132592/EDDIE-report-PDF-revised-final.pdf" TargetMode="External"/><Relationship Id="rId146" Type="http://schemas.openxmlformats.org/officeDocument/2006/relationships/hyperlink" Target="https://www.dhs.gov/publication/dhsuscispia-060-customer-profile-management-service-cpms" TargetMode="External"/><Relationship Id="rId167" Type="http://schemas.openxmlformats.org/officeDocument/2006/relationships/hyperlink" Target="https://www.aclu.org/news/privacy-technology/new-records-detail-dhs-purchase-and-use-of-vast-quantities-of-cell-phone-location-data" TargetMode="External"/><Relationship Id="rId188" Type="http://schemas.openxmlformats.org/officeDocument/2006/relationships/hyperlink" Target="https://theintercept.com/2021/05/03/car-surveillance-berla-msab-cbp/" TargetMode="External"/><Relationship Id="rId71" Type="http://schemas.openxmlformats.org/officeDocument/2006/relationships/hyperlink" Target="https://www.facebook.com/wwwICEgov/videos/ice-drone-footage-shows-anti-ice-protestors-obstructing-the-duties-of-our-office/1313270417103423/?mibextid=wwXIfr&amp;rdid=7PM4EfZUXiN2axGO" TargetMode="External"/><Relationship Id="rId92" Type="http://schemas.openxmlformats.org/officeDocument/2006/relationships/hyperlink" Target="https://www.ice.gov/doclib/foia/policy/19010.3.pdf" TargetMode="External"/><Relationship Id="rId213" Type="http://schemas.openxmlformats.org/officeDocument/2006/relationships/hyperlink" Target="https://www.brennancenter.org/our-work/research-reports/social-media-surveillance-us-government" TargetMode="External"/><Relationship Id="rId234" Type="http://schemas.openxmlformats.org/officeDocument/2006/relationships/hyperlink" Target="https://static1.squarespace.com/static/62c3198c117dd661bd99eb3a/t/62df020189b0681d1b9398a8/1658782211567/Commercial+and+Utility+Data+Report.pdf" TargetMode="External"/><Relationship Id="rId2" Type="http://schemas.openxmlformats.org/officeDocument/2006/relationships/styles" Target="styles.xml"/><Relationship Id="rId29" Type="http://schemas.openxmlformats.org/officeDocument/2006/relationships/hyperlink" Target="https://www.usaspending.gov/award/CONT_AWD_70RDA124FR0000005_7001_47QTCK18D0003_4732" TargetMode="External"/><Relationship Id="rId255" Type="http://schemas.openxmlformats.org/officeDocument/2006/relationships/hyperlink" Target="https://www.businessinsider.com/amazon-google-microsoft-ice-raven-data-mining-tool-undocumented-workers-2021-8" TargetMode="External"/><Relationship Id="rId276" Type="http://schemas.openxmlformats.org/officeDocument/2006/relationships/hyperlink" Target="https://www.eff.org/document/us-border-homeland-security-tech-vendors-dataset" TargetMode="External"/><Relationship Id="rId40" Type="http://schemas.openxmlformats.org/officeDocument/2006/relationships/hyperlink" Target="https://www.404media.co/you-cant-refuse-to-be-scanned-by-ices-facial-recognition-app-dhs-document-says/" TargetMode="External"/><Relationship Id="rId115" Type="http://schemas.openxmlformats.org/officeDocument/2006/relationships/hyperlink" Target="https://www.dhs.gov/sites/default/files/2024-09/24_0912_privacy-pia-usss033-facialrecognition_0.pdf" TargetMode="External"/><Relationship Id="rId136" Type="http://schemas.openxmlformats.org/officeDocument/2006/relationships/hyperlink" Target="https://www.parsons.com/products/javelin/" TargetMode="External"/><Relationship Id="rId157" Type="http://schemas.openxmlformats.org/officeDocument/2006/relationships/hyperlink" Target="https://www.eff.org/wp/gotta-catch-em-all-understanding-how-imsi-catchers-exploit-cell-networks" TargetMode="External"/><Relationship Id="rId178" Type="http://schemas.openxmlformats.org/officeDocument/2006/relationships/hyperlink" Target="https://www.404media.co/ice-taps-into-nationwide-ai-enabled-camera-network-data-shows/" TargetMode="External"/><Relationship Id="rId61" Type="http://schemas.openxmlformats.org/officeDocument/2006/relationships/hyperlink" Target="https://www.brennancenter.org/our-work/analysis-opinion/big-budget-act-creates-deportation-industrial-complex" TargetMode="External"/><Relationship Id="rId82" Type="http://schemas.openxmlformats.org/officeDocument/2006/relationships/hyperlink" Target="https://www.dhs.gov/sites/default/files/2022-01/privacy-pia-ice061-hsisuveillancetech-january2022_0.pdf" TargetMode="External"/><Relationship Id="rId199" Type="http://schemas.openxmlformats.org/officeDocument/2006/relationships/hyperlink" Target="https://www.404media.co/we-sued-ice-to-get-its-spyware-contract-the-agency-is-redacting-essentially-everything/?ref=daily-stories-newsletter" TargetMode="External"/><Relationship Id="rId203" Type="http://schemas.openxmlformats.org/officeDocument/2006/relationships/hyperlink" Target="https://www.documentcloud.org/documents/27988741-ice-letter-response-to-congress/" TargetMode="External"/><Relationship Id="rId19" Type="http://schemas.openxmlformats.org/officeDocument/2006/relationships/hyperlink" Target="https://www.404media.co/cbp-confirms-it-is-flying-predator-drones-above-los-angeles-to-support-ice/" TargetMode="External"/><Relationship Id="rId224" Type="http://schemas.openxmlformats.org/officeDocument/2006/relationships/hyperlink" Target="https://www.dhs.gov/sites/default/files/publications/office-of-intelligence-and-analysis-intelligence-oversight-program-and-guidelines.pdf?inline=1" TargetMode="External"/><Relationship Id="rId245" Type="http://schemas.openxmlformats.org/officeDocument/2006/relationships/hyperlink" Target="https://www.404media.co/here-is-the-user-guide-for-elite-the-tool-palantir-made-for-ice/" TargetMode="External"/><Relationship Id="rId266" Type="http://schemas.openxmlformats.org/officeDocument/2006/relationships/hyperlink" Target="https://www.dhs.gov/sites/default/files/publications/privacy-pia-ice-das-september2017.pdf" TargetMode="External"/><Relationship Id="rId30" Type="http://schemas.openxmlformats.org/officeDocument/2006/relationships/hyperlink" Target="https://www.usaspending.gov/award/CONT_AWD_70RDAD23FR0000023_7001_70RTAC21D00000006_7001" TargetMode="External"/><Relationship Id="rId105" Type="http://schemas.openxmlformats.org/officeDocument/2006/relationships/hyperlink" Target="https://www.404media.co/ices-facial-recognition-app-misidentified-a-woman-twice/" TargetMode="External"/><Relationship Id="rId126" Type="http://schemas.openxmlformats.org/officeDocument/2006/relationships/hyperlink" Target="https://www.dhs.gov/publication/dhsussspia-017-forensic-services-division-system" TargetMode="External"/><Relationship Id="rId147" Type="http://schemas.openxmlformats.org/officeDocument/2006/relationships/hyperlink" Target="https://www.uscis.gov/sites/default/files/document/memos/Accommodating%20Religious%20Beliefs%20PM.pdf" TargetMode="External"/><Relationship Id="rId168" Type="http://schemas.openxmlformats.org/officeDocument/2006/relationships/hyperlink" Target="https://www.wsj.com/articles/federal-agencies-use-cellphone-location-data-for-immigration-enforcement-11581078600" TargetMode="External"/><Relationship Id="rId51" Type="http://schemas.openxmlformats.org/officeDocument/2006/relationships/hyperlink" Target="https://www.404media.co/elite-the-palantir-app-ice-uses-to-find-neighborhoods-to-raid/" TargetMode="External"/><Relationship Id="rId72" Type="http://schemas.openxmlformats.org/officeDocument/2006/relationships/hyperlink" Target="https://www.wbez.org/immigration/2025/10/01/massive-immigration-raid-on-chicago-apartment-building-leaves-residents-reeling-i-feel-defeated" TargetMode="External"/><Relationship Id="rId93" Type="http://schemas.openxmlformats.org/officeDocument/2006/relationships/hyperlink" Target="https://www.dhs.gov/sites/default/files/2024-03/24_0307_priv_pia-ice-066a-pia-update.pdf" TargetMode="External"/><Relationship Id="rId189" Type="http://schemas.openxmlformats.org/officeDocument/2006/relationships/hyperlink" Target="https://www.dhs.gov/sites/default/files/publications/508_FactSheet_CSD_Cybersecurity%20Forensics_Berla%20iVe_Final_April%202016.pdf" TargetMode="External"/><Relationship Id="rId3" Type="http://schemas.openxmlformats.org/officeDocument/2006/relationships/settings" Target="settings.xml"/><Relationship Id="rId214" Type="http://schemas.openxmlformats.org/officeDocument/2006/relationships/hyperlink" Target="https://www.brennancenter.org/our-work/research-reports/social-media-monitoring" TargetMode="External"/><Relationship Id="rId235" Type="http://schemas.openxmlformats.org/officeDocument/2006/relationships/hyperlink" Target="https://sam.gov/workspace/contract/opp/3ff22adcf3e34b09b7e1d811036ce1bd/view" TargetMode="External"/><Relationship Id="rId256" Type="http://schemas.openxmlformats.org/officeDocument/2006/relationships/hyperlink" Target="https://www.dhs.gov/ai/use-case-inventory/ice" TargetMode="External"/><Relationship Id="rId277" Type="http://schemas.openxmlformats.org/officeDocument/2006/relationships/hyperlink" Target="https://www.surveillancewatch.io/" TargetMode="External"/><Relationship Id="rId116" Type="http://schemas.openxmlformats.org/officeDocument/2006/relationships/hyperlink" Target="https://ismg-cdn.nyc3.cdn.digitaloceanspaces.com/asset_files/external/230913mgmt026-11-use-face-recognition-face-capture-technologies.pdf" TargetMode="External"/><Relationship Id="rId137" Type="http://schemas.openxmlformats.org/officeDocument/2006/relationships/hyperlink" Target="https://www.dhs.gov/sites/default/files/2022-06/dhs_biometrics_expansion-508.pdf" TargetMode="External"/><Relationship Id="rId158" Type="http://schemas.openxmlformats.org/officeDocument/2006/relationships/hyperlink" Target="https://www.biometricupdate.com/202603/dhs-quietly-built-pathway-to-track-americans-through-advertising-data-economy" TargetMode="External"/><Relationship Id="rId20" Type="http://schemas.openxmlformats.org/officeDocument/2006/relationships/hyperlink" Target="https://mijente.net/wp-content/uploads/2024/06/Automating-Deportation.pdf" TargetMode="External"/><Relationship Id="rId41" Type="http://schemas.openxmlformats.org/officeDocument/2006/relationships/hyperlink" Target="https://www.nytimes.com/2026/01/30/technology/tech-ice-facial-recognition-palantir.html" TargetMode="External"/><Relationship Id="rId62" Type="http://schemas.openxmlformats.org/officeDocument/2006/relationships/hyperlink" Target="https://www.brennancenter.org/our-work/research-reports/ice-and-customs-and-border-protection-budgets-exceed-200-billion" TargetMode="External"/><Relationship Id="rId83" Type="http://schemas.openxmlformats.org/officeDocument/2006/relationships/hyperlink" Target="https://www.cbp.gov/sites/default/files/2026-02/cbp_small_unmanned_aircraft_systems_policy_and_directive.pdf" TargetMode="External"/><Relationship Id="rId179" Type="http://schemas.openxmlformats.org/officeDocument/2006/relationships/hyperlink" Target="https://www.eff.org/deeplinks/2025/11/how-cops-are-using-flock-safetys-alpr-network-surveil-protesters-and-activists" TargetMode="External"/><Relationship Id="rId190" Type="http://schemas.openxmlformats.org/officeDocument/2006/relationships/hyperlink" Target="https://cellebrite.com/en/products/cellebrite-inseyets/" TargetMode="External"/><Relationship Id="rId204" Type="http://schemas.openxmlformats.org/officeDocument/2006/relationships/hyperlink" Target="https://bja.ojp.gov/program/it/privacy-civil-liberties/authorities/statutes/1284" TargetMode="External"/><Relationship Id="rId225" Type="http://schemas.openxmlformats.org/officeDocument/2006/relationships/hyperlink" Target="https://www.aclu.org/documents/dhs-policy-re-official-use-public-social-media-info" TargetMode="External"/><Relationship Id="rId246" Type="http://schemas.openxmlformats.org/officeDocument/2006/relationships/hyperlink" Target="https://www.404media.co/elite-the-palantir-app-ice-uses-to-find-neighborhoods-to-raid/" TargetMode="External"/><Relationship Id="rId267" Type="http://schemas.openxmlformats.org/officeDocument/2006/relationships/hyperlink" Target="https://www.wired.com/story/department-homeland-security-ice-billion-dollar-agreement-palantir/" TargetMode="External"/><Relationship Id="rId106" Type="http://schemas.openxmlformats.org/officeDocument/2006/relationships/hyperlink" Target="https://www.404media.co/you-cant-refuse-to-be-scanned-by-ices-facial-recognition-app-dhs-document-says/" TargetMode="External"/><Relationship Id="rId127" Type="http://schemas.openxmlformats.org/officeDocument/2006/relationships/hyperlink" Target="https://www.dhs.gov/sites/default/files/publications/privacy-pia-ice-eid-may2019.pdf" TargetMode="External"/><Relationship Id="rId10" Type="http://schemas.microsoft.com/office/2018/08/relationships/commentsExtensible" Target="commentsExtensible.xml"/><Relationship Id="rId31" Type="http://schemas.openxmlformats.org/officeDocument/2006/relationships/hyperlink" Target="https://www.usaspending.gov/award/CONT_AWD_70RSAT23CB0000003_7001_-NONE-_-NONE-" TargetMode="External"/><Relationship Id="rId52" Type="http://schemas.openxmlformats.org/officeDocument/2006/relationships/hyperlink" Target="https://www.usaspending.gov/award/CONT_AWD_70CTD022FR0000002_7012_GS35F386DA_4732" TargetMode="External"/><Relationship Id="rId73" Type="http://schemas.openxmlformats.org/officeDocument/2006/relationships/hyperlink" Target="https://www.cbp.gov/about/history/cbp-20-20-establishment/air-and-marine-operations-unmanned-aircraft-system" TargetMode="External"/><Relationship Id="rId94" Type="http://schemas.openxmlformats.org/officeDocument/2006/relationships/hyperlink" Target="https://www.dhs.gov/sites/default/files/2023-05/23_0522_opa_signed-dhs-policy-on-body-worn-cameras-508.pdf" TargetMode="External"/><Relationship Id="rId148" Type="http://schemas.openxmlformats.org/officeDocument/2006/relationships/hyperlink" Target="https://www.biometricupdate.com/202506/new-ice-mobile-app-pushes-biometric-policing-onto-american-streets" TargetMode="External"/><Relationship Id="rId169" Type="http://schemas.openxmlformats.org/officeDocument/2006/relationships/hyperlink" Target="https://www.eff.org/wp/gotta-catch-em-all-understanding-how-imsi-catchers-exploit-cell-networks" TargetMode="External"/><Relationship Id="rId4" Type="http://schemas.openxmlformats.org/officeDocument/2006/relationships/webSettings" Target="webSettings.xml"/><Relationship Id="rId180" Type="http://schemas.openxmlformats.org/officeDocument/2006/relationships/hyperlink" Target="https://apnews.com/article/immigration-border-patrol-surveillance-drivers-ice-trump-9f5d05469ce8c629d6fecf32d32098cd" TargetMode="External"/><Relationship Id="rId215" Type="http://schemas.openxmlformats.org/officeDocument/2006/relationships/hyperlink" Target="https://www.lawfaremedia.org/article/national-vetting-enterprise-artificial-intelligence-and-immigration-enforcement" TargetMode="External"/><Relationship Id="rId236" Type="http://schemas.openxmlformats.org/officeDocument/2006/relationships/hyperlink" Target="https://www.theguardian.com/us-news/2026/may/02/ice-contracter-torture-allegations-undocumented-children" TargetMode="External"/><Relationship Id="rId257" Type="http://schemas.openxmlformats.org/officeDocument/2006/relationships/hyperlink" Target="https://www.dhs.gov/sites/default/files/2025-06/25_0618_priv_pia-ice-055-raven-appendix-update.pdf" TargetMode="External"/><Relationship Id="rId278" Type="http://schemas.openxmlformats.org/officeDocument/2006/relationships/hyperlink" Target="https://notechforice.com/wp-content/uploads/2026/06/Tech-Behind-ICE-Oligarchs-Immigration-Enforcement-and-the-Threat-to-Democracy.pdf" TargetMode="External"/><Relationship Id="rId42" Type="http://schemas.openxmlformats.org/officeDocument/2006/relationships/hyperlink" Target="https://www.documentcloud.org/documents/26209262-mobile-fortify-pta/?ref=404media.co" TargetMode="External"/><Relationship Id="rId84" Type="http://schemas.openxmlformats.org/officeDocument/2006/relationships/hyperlink" Target="https://www.cbp.gov/sites/default/files/2026-02/small_unmanned_aircraft_system_internal_operating_procedures.pdf" TargetMode="External"/><Relationship Id="rId138" Type="http://schemas.openxmlformats.org/officeDocument/2006/relationships/hyperlink" Target="https://epic.org/documents/epic-comments-to-uscis-re-collection-and-use-of-biometrics-by-u-s-citizenship-and-immigration-services-jan-2-2026/" TargetMode="External"/><Relationship Id="rId191" Type="http://schemas.openxmlformats.org/officeDocument/2006/relationships/hyperlink" Target="https://fedscoop.com/dhs-cellebrite-privacy-drones-data-mobile-devices-ice/" TargetMode="External"/><Relationship Id="rId205" Type="http://schemas.openxmlformats.org/officeDocument/2006/relationships/hyperlink" Target="https://thelogic.co/news/exclusive/ottawa-ice-wiretap-jsi-telecom/" TargetMode="External"/><Relationship Id="rId247" Type="http://schemas.openxmlformats.org/officeDocument/2006/relationships/hyperlink" Target="https://www.businessinsider.com/ice-palantir-new-technology-30-million-visa-overstays-self-deportation-2025-4" TargetMode="External"/><Relationship Id="rId107" Type="http://schemas.openxmlformats.org/officeDocument/2006/relationships/hyperlink" Target="https://www.404media.co/inside-ices-supercharged-facial-recognition-app-of-200-million-images/" TargetMode="External"/><Relationship Id="rId11" Type="http://schemas.openxmlformats.org/officeDocument/2006/relationships/hyperlink" Target="https://www.brennancenter.org/our-work/analysis-opinion/big-budget-act-creates-deportation-industrial-complex" TargetMode="External"/><Relationship Id="rId53" Type="http://schemas.openxmlformats.org/officeDocument/2006/relationships/hyperlink" Target="https://www.usaspending.gov/award/CONT_AWD_70CTD018FR0000193_7012_GS35F386DA_4732" TargetMode="External"/><Relationship Id="rId149" Type="http://schemas.openxmlformats.org/officeDocument/2006/relationships/hyperlink" Target="https://www.wired.com/story/dhs-wants-a-single-search-engine-to-flag-faces-and-fingerprints-across-agencies/" TargetMode="External"/><Relationship Id="rId95" Type="http://schemas.openxmlformats.org/officeDocument/2006/relationships/hyperlink" Target="https://www.cbp.gov/sites/default/files/2025-05/CBP-Directive-4320-030B-IDVRS-signed-508.pdf" TargetMode="External"/><Relationship Id="rId160" Type="http://schemas.openxmlformats.org/officeDocument/2006/relationships/hyperlink" Target="https://www.wyden.senate.gov/imo/media/doc/wyden_letter_to_dhs_oig_on_ice_purchasing_location_datapdf.pdf" TargetMode="External"/><Relationship Id="rId216" Type="http://schemas.openxmlformats.org/officeDocument/2006/relationships/hyperlink" Target="https://www.dhs.gov/ai/use-case-inventory/cbp" TargetMode="External"/><Relationship Id="rId258" Type="http://schemas.openxmlformats.org/officeDocument/2006/relationships/hyperlink" Target="https://www.documentcloud.org/documents/28043517-april-2026-project-safe-haven-statement-of-work/?ref=levernews.com" TargetMode="External"/><Relationship Id="rId22" Type="http://schemas.openxmlformats.org/officeDocument/2006/relationships/hyperlink" Target="https://www.npr.org/transcripts/nx-s1-5843159" TargetMode="External"/><Relationship Id="rId64" Type="http://schemas.openxmlformats.org/officeDocument/2006/relationships/hyperlink" Target="https://www.dhs.gov/publication/privacy-threshold-analysis" TargetMode="External"/><Relationship Id="rId118" Type="http://schemas.openxmlformats.org/officeDocument/2006/relationships/hyperlink" Target="https://www.dhs.gov/sites/default/files/publications/privacy-pia-ice-frs-054-may2020.pdf"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usaspending.gov/federal-spending-guide" TargetMode="External"/><Relationship Id="rId7" Type="http://schemas.openxmlformats.org/officeDocument/2006/relationships/hyperlink" Target="https://whooster.com/industries/law-enforcement-investigation-software/" TargetMode="External"/><Relationship Id="rId2" Type="http://schemas.openxmlformats.org/officeDocument/2006/relationships/hyperlink" Target="https://www.usaspending.gov/award/CONT_AWD_70RDAD23FR0000023_7001_70RTAC21D00000006_7001" TargetMode="External"/><Relationship Id="rId1" Type="http://schemas.openxmlformats.org/officeDocument/2006/relationships/hyperlink" Target="https://www.usaspending.gov/award/CONT_AWD_70RCSA20C00000006_7001_-NONE-_-NONE-" TargetMode="External"/><Relationship Id="rId6" Type="http://schemas.openxmlformats.org/officeDocument/2006/relationships/hyperlink" Target="https://www.404media.co/ice-appears-to-be-buying-immigrants-tax-identifiers-from-a-data-broker/" TargetMode="External"/><Relationship Id="rId5" Type="http://schemas.openxmlformats.org/officeDocument/2006/relationships/hyperlink" Target="https://nlets.org/about/what-we-do" TargetMode="External"/><Relationship Id="rId4" Type="http://schemas.openxmlformats.org/officeDocument/2006/relationships/hyperlink" Target="https://www.404media.co/ice-taps-into-nationwide-ai-enabled-camera-network-data-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39</Pages>
  <Words>12204</Words>
  <Characters>69566</Characters>
  <Application>Microsoft Office Word</Application>
  <DocSecurity>0</DocSecurity>
  <Lines>579</Lines>
  <Paragraphs>163</Paragraphs>
  <ScaleCrop>false</ScaleCrop>
  <Company/>
  <LinksUpToDate>false</LinksUpToDate>
  <CharactersWithSpaces>81607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Levinson-Waldman</dc:creator>
  <cp:keywords/>
  <dc:description/>
  <cp:lastModifiedBy>Gabriella Sanchez</cp:lastModifiedBy>
  <cp:revision>126</cp:revision>
  <dcterms:created xsi:type="dcterms:W3CDTF">2026-07-16T22:29:00Z</dcterms:created>
  <dcterms:modified xsi:type="dcterms:W3CDTF">2026-07-27T16:23:00Z</dcterms:modified>
</cp:coreProperties>
</file>